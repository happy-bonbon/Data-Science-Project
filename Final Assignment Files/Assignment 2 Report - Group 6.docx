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0284F3FB"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ins w:id="0" w:author="Microsoft account" w:date="2022-08-07T12:27:00Z">
        <w:r w:rsidR="00E603BC">
          <w:rPr>
            <w:rFonts w:ascii="Arial" w:hAnsi="Arial" w:cs="Arial"/>
            <w:lang w:val="en-US"/>
          </w:rPr>
          <w:t xml:space="preserve">  </w:t>
        </w:r>
      </w:ins>
    </w:p>
    <w:p w14:paraId="07F6C50E" w14:textId="6FE6397D" w:rsidR="00CB48DA" w:rsidRPr="004E4535" w:rsidRDefault="00CE4198" w:rsidP="00DC3C8F">
      <w:pPr>
        <w:spacing w:after="0" w:line="240" w:lineRule="auto"/>
        <w:jc w:val="both"/>
        <w:rPr>
          <w:rFonts w:ascii="Arial" w:hAnsi="Arial" w:cs="Arial"/>
          <w:lang w:val="en-US"/>
        </w:rPr>
      </w:pPr>
      <w:r>
        <w:rPr>
          <w:rFonts w:ascii="Arial" w:hAnsi="Arial" w:cs="Arial"/>
          <w:lang w:val="en-US"/>
        </w:rPr>
        <w:t>Sean Howman</w:t>
      </w:r>
      <w:ins w:id="1" w:author="Microsoft account" w:date="2022-08-07T12:26:00Z">
        <w:r w:rsidR="00E603BC">
          <w:rPr>
            <w:rFonts w:ascii="Arial" w:hAnsi="Arial" w:cs="Arial"/>
            <w:lang w:val="en-US"/>
          </w:rPr>
          <w:t xml:space="preserve"> </w:t>
        </w:r>
      </w:ins>
    </w:p>
    <w:p w14:paraId="6078989F" w14:textId="55D610F2" w:rsidR="002A2747" w:rsidRPr="004E4535" w:rsidRDefault="002A2747" w:rsidP="00DC3C8F">
      <w:pPr>
        <w:spacing w:after="0" w:line="240" w:lineRule="auto"/>
        <w:jc w:val="both"/>
        <w:rPr>
          <w:rFonts w:ascii="Arial" w:hAnsi="Arial" w:cs="Arial"/>
          <w:lang w:val="en-US"/>
        </w:rPr>
      </w:pPr>
      <w:r w:rsidRPr="004E4535">
        <w:rPr>
          <w:rFonts w:ascii="Arial" w:hAnsi="Arial" w:cs="Arial"/>
          <w:lang w:val="en-US"/>
        </w:rPr>
        <w:t>Yuxiao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Feng Nie</w:t>
      </w:r>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1865B258" w:rsidR="00320021" w:rsidRDefault="00E54499" w:rsidP="00320021">
      <w:pPr>
        <w:spacing w:after="0" w:line="240" w:lineRule="auto"/>
        <w:jc w:val="both"/>
        <w:rPr>
          <w:rFonts w:ascii="Arial" w:hAnsi="Arial" w:cs="Arial"/>
          <w:lang w:val="en-US"/>
        </w:rPr>
      </w:pPr>
      <w:r w:rsidRPr="00BC274D">
        <w:rPr>
          <w:rFonts w:ascii="Arial" w:hAnsi="Arial" w:cs="Arial"/>
          <w:lang w:val="en-US"/>
        </w:rPr>
        <w:t>Two</w:t>
      </w:r>
      <w:del w:id="2" w:author="Microsoft account" w:date="2022-08-07T11:18:00Z">
        <w:r w:rsidRPr="00BC274D" w:rsidDel="00D7609C">
          <w:rPr>
            <w:rFonts w:ascii="Arial" w:hAnsi="Arial" w:cs="Arial"/>
            <w:lang w:val="en-US"/>
          </w:rPr>
          <w:delText xml:space="preserve"> </w:delText>
        </w:r>
      </w:del>
      <w:ins w:id="3" w:author="Microsoft account" w:date="2022-08-07T11:17:00Z">
        <w:r w:rsidR="00D7609C">
          <w:rPr>
            <w:rFonts w:ascii="Arial" w:hAnsi="Arial" w:cs="Arial"/>
            <w:lang w:val="en-US"/>
          </w:rPr>
          <w:t xml:space="preserve"> </w:t>
        </w:r>
      </w:ins>
      <w:r w:rsidRPr="00BC274D">
        <w:rPr>
          <w:rFonts w:ascii="Arial" w:hAnsi="Arial" w:cs="Arial"/>
          <w:lang w:val="en-US"/>
        </w:rPr>
        <w:t>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ins w:id="4" w:author="Microsoft account" w:date="2022-08-07T11:18:00Z">
        <w:r w:rsidR="00D7609C">
          <w:rPr>
            <w:rFonts w:ascii="Arial" w:hAnsi="Arial" w:cs="Arial"/>
            <w:lang w:val="en-US"/>
          </w:rPr>
          <w:t xml:space="preserve"> in csv format</w:t>
        </w:r>
      </w:ins>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w:t>
      </w:r>
      <w:del w:id="5" w:author="Microsoft account" w:date="2022-08-07T11:17:00Z">
        <w:r w:rsidR="00ED7340" w:rsidRPr="00BC274D" w:rsidDel="00D7609C">
          <w:rPr>
            <w:rFonts w:ascii="Arial" w:hAnsi="Arial" w:cs="Arial"/>
            <w:lang w:val="en-US"/>
          </w:rPr>
          <w:delText xml:space="preserve"> both</w:delText>
        </w:r>
      </w:del>
      <w:r w:rsidR="00ED7340" w:rsidRPr="00BC274D">
        <w:rPr>
          <w:rFonts w:ascii="Arial" w:hAnsi="Arial" w:cs="Arial"/>
          <w:lang w:val="en-US"/>
        </w:rPr>
        <w:t xml:space="preserve"> float</w:t>
      </w:r>
      <w:ins w:id="6" w:author="Microsoft account" w:date="2022-08-07T11:17:00Z">
        <w:r w:rsidR="00D7609C">
          <w:rPr>
            <w:rFonts w:ascii="Arial" w:hAnsi="Arial" w:cs="Arial"/>
            <w:lang w:val="en-US"/>
          </w:rPr>
          <w:t>, integer</w:t>
        </w:r>
      </w:ins>
      <w:r w:rsidR="00ED7340" w:rsidRPr="00BC274D">
        <w:rPr>
          <w:rFonts w:ascii="Arial" w:hAnsi="Arial" w:cs="Arial"/>
          <w:lang w:val="en-US"/>
        </w:rPr>
        <w:t xml:space="preserve"> and string</w:t>
      </w:r>
      <w:r w:rsidR="00C124FB">
        <w:rPr>
          <w:rFonts w:ascii="Arial" w:hAnsi="Arial" w:cs="Arial"/>
          <w:lang w:val="en-US"/>
        </w:rPr>
        <w:t xml:space="preserve"> data types</w:t>
      </w:r>
      <w:r w:rsidR="00320021">
        <w:rPr>
          <w:rFonts w:ascii="Arial" w:hAnsi="Arial" w:cs="Arial"/>
          <w:lang w:val="en-US"/>
        </w:rPr>
        <w:t xml:space="preserve">. </w:t>
      </w:r>
      <w:moveFromRangeStart w:id="7" w:author="Microsoft account" w:date="2022-08-07T11:44:00Z" w:name="move110765106"/>
      <w:moveFrom w:id="8" w:author="Microsoft account" w:date="2022-08-07T11:44:00Z">
        <w:r w:rsidR="00320021" w:rsidDel="00F95580">
          <w:rPr>
            <w:rFonts w:ascii="Arial" w:hAnsi="Arial" w:cs="Arial"/>
            <w:lang w:val="en-US"/>
          </w:rPr>
          <w:t xml:space="preserve">Demand usage given is within the 30-minute time interval daily. </w:t>
        </w:r>
      </w:moveFrom>
      <w:moveFromRangeEnd w:id="7"/>
      <w:r w:rsidR="00320021">
        <w:rPr>
          <w:rFonts w:ascii="Arial" w:hAnsi="Arial" w:cs="Arial"/>
          <w:lang w:val="en-US"/>
        </w:rPr>
        <w:t>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moveToRangeStart w:id="9" w:author="Microsoft account" w:date="2022-08-07T11:44:00Z" w:name="move110765106"/>
      <w:moveTo w:id="10" w:author="Microsoft account" w:date="2022-08-07T11:44:00Z">
        <w:r w:rsidR="00F95580">
          <w:rPr>
            <w:rFonts w:ascii="Arial" w:hAnsi="Arial" w:cs="Arial"/>
            <w:lang w:val="en-US"/>
          </w:rPr>
          <w:t>Demand usage given is within the 30-minute time interval daily.</w:t>
        </w:r>
      </w:moveTo>
      <w:moveToRangeEnd w:id="9"/>
      <w:ins w:id="11" w:author="Microsoft account" w:date="2022-08-07T11:44:00Z">
        <w:r w:rsidR="00F95580">
          <w:rPr>
            <w:rFonts w:ascii="Arial" w:hAnsi="Arial" w:cs="Arial"/>
            <w:lang w:val="en-US"/>
          </w:rPr>
          <w:t xml:space="preserve"> </w:t>
        </w:r>
      </w:ins>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13F29485" w14:textId="1205DA7F" w:rsidR="00ED7340" w:rsidRDefault="00ED7340" w:rsidP="003365A5">
      <w:pPr>
        <w:spacing w:after="0" w:line="240" w:lineRule="auto"/>
        <w:jc w:val="both"/>
        <w:rPr>
          <w:rFonts w:ascii="Arial" w:hAnsi="Arial" w:cs="Arial"/>
          <w:lang w:val="en-US"/>
        </w:rPr>
      </w:pPr>
    </w:p>
    <w:p w14:paraId="16FAB358" w14:textId="07A1B62B" w:rsidR="001F1252" w:rsidRDefault="001F1252" w:rsidP="001F1252">
      <w:pPr>
        <w:spacing w:after="0" w:line="240" w:lineRule="auto"/>
        <w:ind w:left="720"/>
        <w:jc w:val="both"/>
        <w:rPr>
          <w:ins w:id="12" w:author="Microsoft account" w:date="2022-08-07T16:12:00Z"/>
          <w:rFonts w:ascii="Arial" w:hAnsi="Arial" w:cs="Arial"/>
          <w:b/>
          <w:bCs/>
          <w:lang w:val="en-US"/>
        </w:rPr>
      </w:pPr>
      <w:r w:rsidRPr="0017058A">
        <w:rPr>
          <w:rFonts w:ascii="Arial" w:hAnsi="Arial" w:cs="Arial"/>
          <w:b/>
          <w:bCs/>
          <w:lang w:val="en-US"/>
        </w:rPr>
        <w:t>3.2 Data Cleaning</w:t>
      </w:r>
    </w:p>
    <w:p w14:paraId="0A6882CD" w14:textId="77777777" w:rsidR="00655544" w:rsidRDefault="00655544" w:rsidP="001F1252">
      <w:pPr>
        <w:spacing w:after="0" w:line="240" w:lineRule="auto"/>
        <w:ind w:left="720"/>
        <w:jc w:val="both"/>
        <w:rPr>
          <w:ins w:id="13" w:author="Microsoft account" w:date="2022-08-07T11:12:00Z"/>
          <w:rFonts w:ascii="Arial" w:hAnsi="Arial" w:cs="Arial"/>
          <w:b/>
          <w:bCs/>
          <w:lang w:val="en-US"/>
        </w:rPr>
      </w:pPr>
    </w:p>
    <w:p w14:paraId="0D11D4EB" w14:textId="002201E2" w:rsidR="00D7609C" w:rsidRPr="00301797" w:rsidRDefault="00D7609C">
      <w:pPr>
        <w:spacing w:after="0" w:line="240" w:lineRule="auto"/>
        <w:jc w:val="both"/>
        <w:rPr>
          <w:rFonts w:ascii="Arial" w:hAnsi="Arial" w:cs="Arial"/>
          <w:i/>
          <w:iCs/>
          <w:lang w:val="en-US"/>
          <w:rPrChange w:id="14" w:author="estela" w:date="2022-08-07T19:03:00Z">
            <w:rPr>
              <w:rFonts w:ascii="Arial" w:hAnsi="Arial" w:cs="Arial"/>
              <w:b/>
              <w:bCs/>
              <w:lang w:val="en-US"/>
            </w:rPr>
          </w:rPrChange>
        </w:rPr>
        <w:pPrChange w:id="15" w:author="estela" w:date="2022-08-07T19:03:00Z">
          <w:pPr>
            <w:spacing w:after="0" w:line="240" w:lineRule="auto"/>
            <w:ind w:left="720"/>
            <w:jc w:val="both"/>
          </w:pPr>
        </w:pPrChange>
      </w:pPr>
      <w:ins w:id="16" w:author="Microsoft account" w:date="2022-08-07T11:12:00Z">
        <w:r w:rsidRPr="00301797">
          <w:rPr>
            <w:rFonts w:ascii="Arial" w:hAnsi="Arial" w:cs="Arial"/>
            <w:i/>
            <w:iCs/>
            <w:lang w:val="en-US"/>
            <w:rPrChange w:id="17" w:author="estela" w:date="2022-08-07T19:03:00Z">
              <w:rPr>
                <w:rFonts w:ascii="Arial" w:hAnsi="Arial" w:cs="Arial"/>
                <w:b/>
                <w:bCs/>
                <w:lang w:val="en-US"/>
              </w:rPr>
            </w:rPrChange>
          </w:rPr>
          <w:t>What wrangling and aggregation methods have you applied? Why have you chosen these methods over other alternatives?</w:t>
        </w:r>
      </w:ins>
    </w:p>
    <w:p w14:paraId="2D8F1BCB" w14:textId="5F839D7D" w:rsidR="0017058A" w:rsidRDefault="0017058A" w:rsidP="00E54499">
      <w:pPr>
        <w:spacing w:after="0" w:line="240" w:lineRule="auto"/>
        <w:jc w:val="both"/>
        <w:rPr>
          <w:rFonts w:ascii="Arial" w:hAnsi="Arial" w:cs="Arial"/>
          <w:lang w:val="en-US"/>
        </w:rPr>
      </w:pPr>
    </w:p>
    <w:p w14:paraId="386EF232" w14:textId="15B950E0" w:rsidR="00E54499" w:rsidRDefault="00E54499" w:rsidP="00E54499">
      <w:pPr>
        <w:spacing w:after="0" w:line="240" w:lineRule="auto"/>
        <w:jc w:val="both"/>
        <w:rPr>
          <w:rFonts w:ascii="Arial" w:hAnsi="Arial" w:cs="Arial"/>
          <w:lang w:val="en-US"/>
        </w:rPr>
      </w:pPr>
      <w:r w:rsidRPr="00ED7340">
        <w:rPr>
          <w:rFonts w:ascii="Arial" w:hAnsi="Arial" w:cs="Arial"/>
          <w:lang w:val="en-US"/>
        </w:rPr>
        <w:t>SQL</w:t>
      </w:r>
      <w:ins w:id="18" w:author="Microsoft account" w:date="2022-08-07T11:19:00Z">
        <w:r w:rsidR="00D7609C">
          <w:rPr>
            <w:rFonts w:ascii="Arial" w:hAnsi="Arial" w:cs="Arial"/>
            <w:lang w:val="en-US"/>
          </w:rPr>
          <w:t>,</w:t>
        </w:r>
      </w:ins>
      <w:del w:id="19" w:author="Microsoft account" w:date="2022-08-07T11:19:00Z">
        <w:r w:rsidDel="00D7609C">
          <w:rPr>
            <w:rFonts w:ascii="Arial" w:hAnsi="Arial" w:cs="Arial"/>
            <w:lang w:val="en-US"/>
          </w:rPr>
          <w:delText xml:space="preserve"> and</w:delText>
        </w:r>
      </w:del>
      <w:r>
        <w:rPr>
          <w:rFonts w:ascii="Arial" w:hAnsi="Arial" w:cs="Arial"/>
          <w:lang w:val="en-US"/>
        </w:rPr>
        <w:t xml:space="preserve"> Python</w:t>
      </w:r>
      <w:ins w:id="20" w:author="Microsoft account" w:date="2022-08-07T11:19:00Z">
        <w:r w:rsidR="00D7609C">
          <w:rPr>
            <w:rFonts w:ascii="Arial" w:hAnsi="Arial" w:cs="Arial"/>
            <w:lang w:val="en-US"/>
          </w:rPr>
          <w:t>, Excel and OpenRefine</w:t>
        </w:r>
      </w:ins>
      <w:r>
        <w:rPr>
          <w:rFonts w:ascii="Arial" w:hAnsi="Arial" w:cs="Arial"/>
          <w:lang w:val="en-US"/>
        </w:rPr>
        <w:t xml:space="preserve"> were used to wrangle and aggregate the datasets. SQL</w:t>
      </w:r>
      <w:ins w:id="21" w:author="Microsoft account" w:date="2022-08-07T11:20:00Z">
        <w:r w:rsidR="00D7609C">
          <w:rPr>
            <w:rFonts w:ascii="Arial" w:hAnsi="Arial" w:cs="Arial"/>
            <w:lang w:val="en-US"/>
          </w:rPr>
          <w:t>, Excel and OpenRefine</w:t>
        </w:r>
      </w:ins>
      <w:r>
        <w:rPr>
          <w:rFonts w:ascii="Arial" w:hAnsi="Arial" w:cs="Arial"/>
          <w:lang w:val="en-US"/>
        </w:rPr>
        <w:t xml:space="preserve"> w</w:t>
      </w:r>
      <w:ins w:id="22" w:author="Microsoft account" w:date="2022-08-07T11:20:00Z">
        <w:r w:rsidR="00D7609C">
          <w:rPr>
            <w:rFonts w:ascii="Arial" w:hAnsi="Arial" w:cs="Arial"/>
            <w:lang w:val="en-US"/>
          </w:rPr>
          <w:t>ere</w:t>
        </w:r>
      </w:ins>
      <w:del w:id="23" w:author="Microsoft account" w:date="2022-08-07T11:20:00Z">
        <w:r w:rsidDel="00D7609C">
          <w:rPr>
            <w:rFonts w:ascii="Arial" w:hAnsi="Arial" w:cs="Arial"/>
            <w:lang w:val="en-US"/>
          </w:rPr>
          <w:delText>as</w:delText>
        </w:r>
      </w:del>
      <w:r>
        <w:rPr>
          <w:rFonts w:ascii="Arial" w:hAnsi="Arial" w:cs="Arial"/>
          <w:lang w:val="en-US"/>
        </w:rPr>
        <w:t xml:space="preserve"> chosen for</w:t>
      </w:r>
      <w:del w:id="24" w:author="Microsoft account" w:date="2022-08-07T11:20:00Z">
        <w:r w:rsidDel="00D7609C">
          <w:rPr>
            <w:rFonts w:ascii="Arial" w:hAnsi="Arial" w:cs="Arial"/>
            <w:lang w:val="en-US"/>
          </w:rPr>
          <w:delText xml:space="preserve"> its</w:delText>
        </w:r>
      </w:del>
      <w:r>
        <w:rPr>
          <w:rFonts w:ascii="Arial" w:hAnsi="Arial" w:cs="Arial"/>
          <w:lang w:val="en-US"/>
        </w:rPr>
        <w:t xml:space="preserve"> ease of use </w:t>
      </w:r>
      <w:ins w:id="25" w:author="Microsoft account" w:date="2022-08-07T17:42:00Z">
        <w:r w:rsidR="00A44626">
          <w:rPr>
            <w:rFonts w:ascii="Arial" w:hAnsi="Arial" w:cs="Arial"/>
            <w:lang w:val="en-US"/>
          </w:rPr>
          <w:t xml:space="preserve">in data cleaning </w:t>
        </w:r>
      </w:ins>
      <w:r>
        <w:rPr>
          <w:rFonts w:ascii="Arial" w:hAnsi="Arial" w:cs="Arial"/>
          <w:lang w:val="en-US"/>
        </w:rPr>
        <w:t xml:space="preserve">while Python enabled us to </w:t>
      </w:r>
      <w:r w:rsidR="00F315A5">
        <w:rPr>
          <w:rFonts w:ascii="Arial" w:hAnsi="Arial" w:cs="Arial"/>
          <w:lang w:val="en-US"/>
        </w:rPr>
        <w:t xml:space="preserve">apply our learnings </w:t>
      </w:r>
      <w:ins w:id="26" w:author="Microsoft account" w:date="2022-08-07T11:20:00Z">
        <w:r w:rsidR="00D7609C">
          <w:rPr>
            <w:rFonts w:ascii="Arial" w:hAnsi="Arial" w:cs="Arial"/>
            <w:lang w:val="en-US"/>
          </w:rPr>
          <w:t>from</w:t>
        </w:r>
      </w:ins>
      <w:del w:id="27" w:author="Microsoft account" w:date="2022-08-07T11:20:00Z">
        <w:r w:rsidR="001B2E3A" w:rsidDel="00D7609C">
          <w:rPr>
            <w:rFonts w:ascii="Arial" w:hAnsi="Arial" w:cs="Arial"/>
            <w:lang w:val="en-US"/>
          </w:rPr>
          <w:delText>throughout</w:delText>
        </w:r>
      </w:del>
      <w:r w:rsidR="00F315A5">
        <w:rPr>
          <w:rFonts w:ascii="Arial" w:hAnsi="Arial" w:cs="Arial"/>
          <w:lang w:val="en-US"/>
        </w:rPr>
        <w:t xml:space="preserve"> this course</w:t>
      </w:r>
      <w:r>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46A68CAC" w:rsidR="00E54499" w:rsidRDefault="00B50250" w:rsidP="00E54499">
      <w:pPr>
        <w:spacing w:after="0" w:line="240" w:lineRule="auto"/>
        <w:jc w:val="both"/>
        <w:rPr>
          <w:ins w:id="28" w:author="Microsoft account" w:date="2022-08-07T11:42:00Z"/>
          <w:rFonts w:ascii="Arial" w:hAnsi="Arial" w:cs="Arial"/>
          <w:lang w:val="en-US"/>
        </w:rPr>
      </w:pPr>
      <w:ins w:id="29" w:author="Microsoft account" w:date="2022-08-07T11:25:00Z">
        <w:r>
          <w:rPr>
            <w:rFonts w:ascii="Arial" w:hAnsi="Arial" w:cs="Arial"/>
            <w:lang w:val="en-US"/>
          </w:rPr>
          <w:t>T</w:t>
        </w:r>
      </w:ins>
      <w:del w:id="30" w:author="Microsoft account" w:date="2022-08-07T11:25:00Z">
        <w:r w:rsidR="00E54499" w:rsidDel="00B50250">
          <w:rPr>
            <w:rFonts w:ascii="Arial" w:hAnsi="Arial" w:cs="Arial"/>
            <w:lang w:val="en-US"/>
          </w:rPr>
          <w:delText>With</w:delText>
        </w:r>
      </w:del>
      <w:del w:id="31" w:author="Microsoft account" w:date="2022-08-07T11:27:00Z">
        <w:r w:rsidR="00E54499" w:rsidDel="00B50250">
          <w:rPr>
            <w:rFonts w:ascii="Arial" w:hAnsi="Arial" w:cs="Arial"/>
            <w:lang w:val="en-US"/>
          </w:rPr>
          <w:delText xml:space="preserve"> t</w:delText>
        </w:r>
      </w:del>
      <w:r w:rsidR="00E54499">
        <w:rPr>
          <w:rFonts w:ascii="Arial" w:hAnsi="Arial" w:cs="Arial"/>
          <w:lang w:val="en-US"/>
        </w:rPr>
        <w:t>he price-demand dataset</w:t>
      </w:r>
      <w:ins w:id="32" w:author="Microsoft account" w:date="2022-08-07T11:27:00Z">
        <w:r>
          <w:rPr>
            <w:rFonts w:ascii="Arial" w:hAnsi="Arial" w:cs="Arial"/>
            <w:lang w:val="en-US"/>
          </w:rPr>
          <w:t xml:space="preserve"> was modified </w:t>
        </w:r>
      </w:ins>
      <w:ins w:id="33" w:author="Microsoft account" w:date="2022-08-07T11:35:00Z">
        <w:r w:rsidR="008C2E70">
          <w:rPr>
            <w:rFonts w:ascii="Arial" w:hAnsi="Arial" w:cs="Arial"/>
            <w:lang w:val="en-US"/>
          </w:rPr>
          <w:t>in</w:t>
        </w:r>
      </w:ins>
      <w:del w:id="34" w:author="Microsoft account" w:date="2022-08-07T11:27:00Z">
        <w:r w:rsidR="00E54499" w:rsidDel="00B50250">
          <w:rPr>
            <w:rFonts w:ascii="Arial" w:hAnsi="Arial" w:cs="Arial"/>
            <w:lang w:val="en-US"/>
          </w:rPr>
          <w:delText>, we’ve deleted the</w:delText>
        </w:r>
      </w:del>
      <w:del w:id="35" w:author="Microsoft account" w:date="2022-08-07T11:35:00Z">
        <w:r w:rsidR="00E54499" w:rsidDel="008C2E70">
          <w:rPr>
            <w:rFonts w:ascii="Arial" w:hAnsi="Arial" w:cs="Arial"/>
            <w:lang w:val="en-US"/>
          </w:rPr>
          <w:delText xml:space="preserve"> column </w:delText>
        </w:r>
      </w:del>
      <w:del w:id="36" w:author="Microsoft account" w:date="2022-08-07T11:27:00Z">
        <w:r w:rsidR="00E54499" w:rsidDel="00B50250">
          <w:rPr>
            <w:rFonts w:ascii="Arial" w:hAnsi="Arial" w:cs="Arial"/>
            <w:lang w:val="en-US"/>
          </w:rPr>
          <w:delText>for</w:delText>
        </w:r>
      </w:del>
      <w:del w:id="37" w:author="Microsoft account" w:date="2022-08-07T11:28:00Z">
        <w:r w:rsidR="00E54499" w:rsidDel="00B50250">
          <w:rPr>
            <w:rFonts w:ascii="Arial" w:hAnsi="Arial" w:cs="Arial"/>
            <w:lang w:val="en-US"/>
          </w:rPr>
          <w:delText xml:space="preserve"> th</w:delText>
        </w:r>
      </w:del>
      <w:del w:id="38" w:author="Microsoft account" w:date="2022-08-07T11:35:00Z">
        <w:r w:rsidR="00E54499" w:rsidDel="008C2E70">
          <w:rPr>
            <w:rFonts w:ascii="Arial" w:hAnsi="Arial" w:cs="Arial"/>
            <w:lang w:val="en-US"/>
          </w:rPr>
          <w:delText>e region</w:delText>
        </w:r>
      </w:del>
      <w:ins w:id="39" w:author="Microsoft account" w:date="2022-08-07T11:31:00Z">
        <w:r w:rsidR="008C2E70">
          <w:rPr>
            <w:rFonts w:ascii="Arial" w:hAnsi="Arial" w:cs="Arial"/>
            <w:lang w:val="en-US"/>
          </w:rPr>
          <w:t xml:space="preserve"> such </w:t>
        </w:r>
      </w:ins>
      <w:ins w:id="40" w:author="Microsoft account" w:date="2022-08-07T11:35:00Z">
        <w:r w:rsidR="008C2E70">
          <w:rPr>
            <w:rFonts w:ascii="Arial" w:hAnsi="Arial" w:cs="Arial"/>
            <w:lang w:val="en-US"/>
          </w:rPr>
          <w:t xml:space="preserve">a way </w:t>
        </w:r>
      </w:ins>
      <w:ins w:id="41" w:author="Microsoft account" w:date="2022-08-07T11:31:00Z">
        <w:r w:rsidR="008C2E70">
          <w:rPr>
            <w:rFonts w:ascii="Arial" w:hAnsi="Arial" w:cs="Arial"/>
            <w:lang w:val="en-US"/>
          </w:rPr>
          <w:t xml:space="preserve">that </w:t>
        </w:r>
      </w:ins>
      <w:ins w:id="42" w:author="Microsoft account" w:date="2022-08-07T11:33:00Z">
        <w:r w:rsidR="008C2E70">
          <w:rPr>
            <w:rFonts w:ascii="Arial" w:hAnsi="Arial" w:cs="Arial"/>
            <w:lang w:val="en-US"/>
          </w:rPr>
          <w:t xml:space="preserve">each day was represented by </w:t>
        </w:r>
      </w:ins>
      <w:ins w:id="43" w:author="Microsoft account" w:date="2022-08-07T11:31:00Z">
        <w:r w:rsidR="008C2E70">
          <w:rPr>
            <w:rFonts w:ascii="Arial" w:hAnsi="Arial" w:cs="Arial"/>
            <w:lang w:val="en-US"/>
          </w:rPr>
          <w:t xml:space="preserve">one instance (one row) </w:t>
        </w:r>
      </w:ins>
      <w:ins w:id="44" w:author="Microsoft account" w:date="2022-08-07T11:33:00Z">
        <w:r w:rsidR="008C2E70">
          <w:rPr>
            <w:rFonts w:ascii="Arial" w:hAnsi="Arial" w:cs="Arial"/>
            <w:lang w:val="en-US"/>
          </w:rPr>
          <w:t>with each day containing the maximum energy demand and the maximum price category for that day</w:t>
        </w:r>
      </w:ins>
      <w:del w:id="45" w:author="Microsoft account" w:date="2022-08-07T11:31:00Z">
        <w:r w:rsidR="00E54499" w:rsidDel="008C2E70">
          <w:rPr>
            <w:rFonts w:ascii="Arial" w:hAnsi="Arial" w:cs="Arial"/>
            <w:lang w:val="en-US"/>
          </w:rPr>
          <w:delText>,</w:delText>
        </w:r>
      </w:del>
      <w:del w:id="46" w:author="Microsoft account" w:date="2022-08-07T11:33:00Z">
        <w:r w:rsidR="00E54499" w:rsidDel="008C2E70">
          <w:rPr>
            <w:rFonts w:ascii="Arial" w:hAnsi="Arial" w:cs="Arial"/>
            <w:lang w:val="en-US"/>
          </w:rPr>
          <w:delText xml:space="preserve"> grouped </w:delText>
        </w:r>
      </w:del>
      <w:del w:id="47" w:author="Microsoft account" w:date="2022-08-07T11:28:00Z">
        <w:r w:rsidR="00E404CA" w:rsidDel="00B50250">
          <w:rPr>
            <w:rFonts w:ascii="Arial" w:hAnsi="Arial" w:cs="Arial"/>
            <w:lang w:val="en-US"/>
          </w:rPr>
          <w:delText xml:space="preserve">data </w:delText>
        </w:r>
      </w:del>
      <w:del w:id="48" w:author="Microsoft account" w:date="2022-08-07T11:33:00Z">
        <w:r w:rsidR="00E54499" w:rsidDel="008C2E70">
          <w:rPr>
            <w:rFonts w:ascii="Arial" w:hAnsi="Arial" w:cs="Arial"/>
            <w:lang w:val="en-US"/>
          </w:rPr>
          <w:delText>by date</w:delText>
        </w:r>
      </w:del>
      <w:del w:id="49" w:author="Microsoft account" w:date="2022-08-07T11:26:00Z">
        <w:r w:rsidR="00E54499" w:rsidDel="00B50250">
          <w:rPr>
            <w:rFonts w:ascii="Arial" w:hAnsi="Arial" w:cs="Arial"/>
            <w:lang w:val="en-US"/>
          </w:rPr>
          <w:delText xml:space="preserve"> and</w:delText>
        </w:r>
      </w:del>
      <w:del w:id="50" w:author="Microsoft account" w:date="2022-08-07T11:33:00Z">
        <w:r w:rsidR="00E54499" w:rsidDel="008C2E70">
          <w:rPr>
            <w:rFonts w:ascii="Arial" w:hAnsi="Arial" w:cs="Arial"/>
            <w:lang w:val="en-US"/>
          </w:rPr>
          <w:delText xml:space="preserve"> </w:delText>
        </w:r>
        <w:r w:rsidR="00813E7D" w:rsidDel="008C2E70">
          <w:rPr>
            <w:rFonts w:ascii="Arial" w:hAnsi="Arial" w:cs="Arial"/>
            <w:lang w:val="en-US"/>
          </w:rPr>
          <w:delText>select</w:delText>
        </w:r>
      </w:del>
      <w:del w:id="51" w:author="Microsoft account" w:date="2022-08-07T11:26:00Z">
        <w:r w:rsidR="00813E7D" w:rsidDel="00B50250">
          <w:rPr>
            <w:rFonts w:ascii="Arial" w:hAnsi="Arial" w:cs="Arial"/>
            <w:lang w:val="en-US"/>
          </w:rPr>
          <w:delText>ed</w:delText>
        </w:r>
      </w:del>
      <w:del w:id="52" w:author="Microsoft account" w:date="2022-08-07T11:33:00Z">
        <w:r w:rsidR="00E54499" w:rsidDel="008C2E70">
          <w:rPr>
            <w:rFonts w:ascii="Arial" w:hAnsi="Arial" w:cs="Arial"/>
            <w:lang w:val="en-US"/>
          </w:rPr>
          <w:delText xml:space="preserve"> the highest demand and price category</w:delText>
        </w:r>
      </w:del>
      <w:r w:rsidR="00E54499">
        <w:rPr>
          <w:rFonts w:ascii="Arial" w:hAnsi="Arial" w:cs="Arial"/>
          <w:lang w:val="en-US"/>
        </w:rPr>
        <w:t xml:space="preserve">. </w:t>
      </w:r>
      <w:ins w:id="53" w:author="Microsoft account" w:date="2022-08-07T11:24:00Z">
        <w:r>
          <w:rPr>
            <w:rFonts w:ascii="Arial" w:hAnsi="Arial" w:cs="Arial"/>
            <w:lang w:val="en-US"/>
          </w:rPr>
          <w:t>T</w:t>
        </w:r>
      </w:ins>
      <w:del w:id="54" w:author="Microsoft account" w:date="2022-08-07T11:24:00Z">
        <w:r w:rsidR="00E54499" w:rsidDel="00B50250">
          <w:rPr>
            <w:rFonts w:ascii="Arial" w:hAnsi="Arial" w:cs="Arial"/>
            <w:lang w:val="en-US"/>
          </w:rPr>
          <w:delText>We’ve modified t</w:delText>
        </w:r>
      </w:del>
      <w:r w:rsidR="00E54499">
        <w:rPr>
          <w:rFonts w:ascii="Arial" w:hAnsi="Arial" w:cs="Arial"/>
          <w:lang w:val="en-US"/>
        </w:rPr>
        <w:t xml:space="preserve">he </w:t>
      </w:r>
      <w:ins w:id="55" w:author="Microsoft account" w:date="2022-08-07T11:35:00Z">
        <w:r w:rsidR="008C2E70">
          <w:rPr>
            <w:rFonts w:ascii="Arial" w:hAnsi="Arial" w:cs="Arial"/>
            <w:lang w:val="en-US"/>
          </w:rPr>
          <w:t xml:space="preserve">column </w:t>
        </w:r>
      </w:ins>
      <w:ins w:id="56" w:author="Microsoft account" w:date="2022-08-07T11:36:00Z">
        <w:r w:rsidR="008C2E70">
          <w:rPr>
            <w:rFonts w:ascii="Arial" w:hAnsi="Arial" w:cs="Arial"/>
            <w:lang w:val="en-US"/>
          </w:rPr>
          <w:t>containing</w:t>
        </w:r>
      </w:ins>
      <w:ins w:id="57" w:author="Microsoft account" w:date="2022-08-07T11:35:00Z">
        <w:r w:rsidR="008C2E70">
          <w:rPr>
            <w:rFonts w:ascii="Arial" w:hAnsi="Arial" w:cs="Arial"/>
            <w:lang w:val="en-US"/>
          </w:rPr>
          <w:t xml:space="preserve"> </w:t>
        </w:r>
      </w:ins>
      <w:ins w:id="58" w:author="Microsoft account" w:date="2022-08-07T11:36:00Z">
        <w:r w:rsidR="008C2E70">
          <w:rPr>
            <w:rFonts w:ascii="Arial" w:hAnsi="Arial" w:cs="Arial"/>
            <w:lang w:val="en-US"/>
          </w:rPr>
          <w:t xml:space="preserve">the information on region was removed as superfluous and the </w:t>
        </w:r>
      </w:ins>
      <w:r w:rsidR="00E54499">
        <w:rPr>
          <w:rFonts w:ascii="Arial" w:hAnsi="Arial" w:cs="Arial"/>
          <w:lang w:val="en-US"/>
        </w:rPr>
        <w:t>date format</w:t>
      </w:r>
      <w:ins w:id="59" w:author="Microsoft account" w:date="2022-08-07T11:24:00Z">
        <w:r>
          <w:rPr>
            <w:rFonts w:ascii="Arial" w:hAnsi="Arial" w:cs="Arial"/>
            <w:lang w:val="en-US"/>
          </w:rPr>
          <w:t xml:space="preserve"> was modified</w:t>
        </w:r>
      </w:ins>
      <w:r w:rsidR="00E54499">
        <w:rPr>
          <w:rFonts w:ascii="Arial" w:hAnsi="Arial" w:cs="Arial"/>
          <w:lang w:val="en-US"/>
        </w:rPr>
        <w:t xml:space="preserve"> to match the </w:t>
      </w:r>
      <w:r w:rsidR="0010270B">
        <w:rPr>
          <w:rFonts w:ascii="Arial" w:hAnsi="Arial" w:cs="Arial"/>
          <w:lang w:val="en-US"/>
        </w:rPr>
        <w:t xml:space="preserve">date </w:t>
      </w:r>
      <w:r w:rsidR="005162D7">
        <w:rPr>
          <w:rFonts w:ascii="Arial" w:hAnsi="Arial" w:cs="Arial"/>
          <w:lang w:val="en-US"/>
        </w:rPr>
        <w:t>column</w:t>
      </w:r>
      <w:r w:rsidR="00E54499">
        <w:rPr>
          <w:rFonts w:ascii="Arial" w:hAnsi="Arial" w:cs="Arial"/>
          <w:lang w:val="en-US"/>
        </w:rPr>
        <w:t xml:space="preserve"> in the weather dataset.  </w:t>
      </w:r>
    </w:p>
    <w:p w14:paraId="2059288B" w14:textId="77777777" w:rsidR="00F95580" w:rsidRDefault="00F95580" w:rsidP="00E54499">
      <w:pPr>
        <w:spacing w:after="0" w:line="240" w:lineRule="auto"/>
        <w:jc w:val="both"/>
        <w:rPr>
          <w:rFonts w:ascii="Arial" w:hAnsi="Arial" w:cs="Arial"/>
          <w:lang w:val="en-US"/>
        </w:rPr>
      </w:pPr>
    </w:p>
    <w:p w14:paraId="4050CC26" w14:textId="07A8EF1C" w:rsidR="00866997" w:rsidRDefault="00E603BC" w:rsidP="00E54499">
      <w:pPr>
        <w:spacing w:after="0" w:line="240" w:lineRule="auto"/>
        <w:jc w:val="both"/>
        <w:rPr>
          <w:ins w:id="60" w:author="estela" w:date="2022-08-07T18:51:00Z"/>
          <w:rFonts w:ascii="Arial" w:hAnsi="Arial" w:cs="Arial"/>
          <w:lang w:val="en-US"/>
        </w:rPr>
      </w:pPr>
      <w:ins w:id="61" w:author="Microsoft account" w:date="2022-08-07T12:22:00Z">
        <w:r>
          <w:rPr>
            <w:rFonts w:ascii="Arial" w:hAnsi="Arial" w:cs="Arial"/>
            <w:lang w:val="en-US"/>
          </w:rPr>
          <w:t xml:space="preserve">Using numeric and text facets in OpenRefine, </w:t>
        </w:r>
      </w:ins>
      <w:ins w:id="62" w:author="Microsoft account" w:date="2022-08-07T12:23:00Z">
        <w:r>
          <w:rPr>
            <w:rFonts w:ascii="Arial" w:hAnsi="Arial" w:cs="Arial"/>
            <w:lang w:val="en-US"/>
          </w:rPr>
          <w:t>t</w:t>
        </w:r>
      </w:ins>
      <w:ins w:id="63" w:author="Microsoft account" w:date="2022-08-07T11:51:00Z">
        <w:r w:rsidR="00CD2FCC">
          <w:rPr>
            <w:rFonts w:ascii="Arial" w:hAnsi="Arial" w:cs="Arial"/>
            <w:lang w:val="en-US"/>
          </w:rPr>
          <w:t>he weather dataset</w:t>
        </w:r>
      </w:ins>
      <w:ins w:id="64" w:author="Microsoft account" w:date="2022-08-07T12:23:00Z">
        <w:r>
          <w:rPr>
            <w:rFonts w:ascii="Arial" w:hAnsi="Arial" w:cs="Arial"/>
            <w:lang w:val="en-US"/>
          </w:rPr>
          <w:t xml:space="preserve"> was explored </w:t>
        </w:r>
      </w:ins>
      <w:ins w:id="65" w:author="Microsoft account" w:date="2022-08-07T12:29:00Z">
        <w:r>
          <w:rPr>
            <w:rFonts w:ascii="Arial" w:hAnsi="Arial" w:cs="Arial"/>
            <w:lang w:val="en-US"/>
          </w:rPr>
          <w:t>for blanks, outliers and non</w:t>
        </w:r>
      </w:ins>
      <w:ins w:id="66" w:author="estela" w:date="2022-08-07T19:08:00Z">
        <w:r w:rsidR="008B748E">
          <w:rPr>
            <w:rFonts w:ascii="Arial" w:hAnsi="Arial" w:cs="Arial"/>
            <w:lang w:val="en-US"/>
          </w:rPr>
          <w:t>-</w:t>
        </w:r>
      </w:ins>
      <w:ins w:id="67" w:author="Microsoft account" w:date="2022-08-07T12:29:00Z">
        <w:r>
          <w:rPr>
            <w:rFonts w:ascii="Arial" w:hAnsi="Arial" w:cs="Arial"/>
            <w:lang w:val="en-US"/>
          </w:rPr>
          <w:t xml:space="preserve">numeric/non-text data. </w:t>
        </w:r>
      </w:ins>
      <w:ins w:id="68" w:author="Microsoft account" w:date="2022-08-07T12:30:00Z">
        <w:r>
          <w:rPr>
            <w:rFonts w:ascii="Arial" w:hAnsi="Arial" w:cs="Arial"/>
            <w:lang w:val="en-US"/>
          </w:rPr>
          <w:t>The data was</w:t>
        </w:r>
      </w:ins>
      <w:ins w:id="69" w:author="Microsoft account" w:date="2022-08-07T12:23:00Z">
        <w:r>
          <w:rPr>
            <w:rFonts w:ascii="Arial" w:hAnsi="Arial" w:cs="Arial"/>
            <w:lang w:val="en-US"/>
          </w:rPr>
          <w:t xml:space="preserve"> found to contain</w:t>
        </w:r>
      </w:ins>
      <w:ins w:id="70" w:author="Microsoft account" w:date="2022-08-07T11:51:00Z">
        <w:r w:rsidR="00CD2FCC">
          <w:rPr>
            <w:rFonts w:ascii="Arial" w:hAnsi="Arial" w:cs="Arial"/>
            <w:lang w:val="en-US"/>
          </w:rPr>
          <w:t xml:space="preserve"> several values which were </w:t>
        </w:r>
      </w:ins>
      <w:ins w:id="71" w:author="Microsoft account" w:date="2022-08-07T11:54:00Z">
        <w:r w:rsidR="00CD2FCC">
          <w:rPr>
            <w:rFonts w:ascii="Arial" w:hAnsi="Arial" w:cs="Arial"/>
            <w:lang w:val="en-US"/>
          </w:rPr>
          <w:t xml:space="preserve">missing or did not match the </w:t>
        </w:r>
      </w:ins>
      <w:ins w:id="72" w:author="Microsoft account" w:date="2022-08-07T12:10:00Z">
        <w:r w:rsidR="00866997">
          <w:rPr>
            <w:rFonts w:ascii="Arial" w:hAnsi="Arial" w:cs="Arial"/>
            <w:lang w:val="en-US"/>
          </w:rPr>
          <w:t xml:space="preserve">prevalent </w:t>
        </w:r>
      </w:ins>
      <w:ins w:id="73" w:author="Microsoft account" w:date="2022-08-07T11:54:00Z">
        <w:r w:rsidR="00CD2FCC">
          <w:rPr>
            <w:rFonts w:ascii="Arial" w:hAnsi="Arial" w:cs="Arial"/>
            <w:lang w:val="en-US"/>
          </w:rPr>
          <w:t xml:space="preserve">data type in the column. </w:t>
        </w:r>
      </w:ins>
    </w:p>
    <w:p w14:paraId="31D432B5" w14:textId="77777777" w:rsidR="00282657" w:rsidRDefault="00282657" w:rsidP="00E54499">
      <w:pPr>
        <w:spacing w:after="0" w:line="240" w:lineRule="auto"/>
        <w:jc w:val="both"/>
        <w:rPr>
          <w:ins w:id="74" w:author="Microsoft account" w:date="2022-08-07T12:04:00Z"/>
          <w:rFonts w:ascii="Arial" w:hAnsi="Arial" w:cs="Arial"/>
          <w:lang w:val="en-US"/>
        </w:rPr>
      </w:pPr>
    </w:p>
    <w:p w14:paraId="1873B19A" w14:textId="6794B1BF" w:rsidR="00E54499" w:rsidDel="00282657" w:rsidRDefault="00866997" w:rsidP="00E54499">
      <w:pPr>
        <w:spacing w:after="0" w:line="240" w:lineRule="auto"/>
        <w:jc w:val="both"/>
        <w:rPr>
          <w:del w:id="75" w:author="Microsoft account" w:date="2022-08-07T11:52:00Z"/>
          <w:rFonts w:ascii="Arial" w:hAnsi="Arial" w:cs="Arial"/>
          <w:lang w:val="en-US"/>
        </w:rPr>
      </w:pPr>
      <w:ins w:id="76" w:author="Microsoft account" w:date="2022-08-07T12:02:00Z">
        <w:r>
          <w:rPr>
            <w:rFonts w:ascii="Arial" w:hAnsi="Arial" w:cs="Arial"/>
            <w:lang w:val="en-US"/>
          </w:rPr>
          <w:t xml:space="preserve">Where the wind direction and wind speed </w:t>
        </w:r>
      </w:ins>
      <w:ins w:id="77" w:author="Microsoft account" w:date="2022-08-07T12:10:00Z">
        <w:r>
          <w:rPr>
            <w:rFonts w:ascii="Arial" w:hAnsi="Arial" w:cs="Arial"/>
            <w:lang w:val="en-US"/>
          </w:rPr>
          <w:t xml:space="preserve">data </w:t>
        </w:r>
      </w:ins>
      <w:ins w:id="78" w:author="Microsoft account" w:date="2022-08-07T12:02:00Z">
        <w:r>
          <w:rPr>
            <w:rFonts w:ascii="Arial" w:hAnsi="Arial" w:cs="Arial"/>
            <w:lang w:val="en-US"/>
          </w:rPr>
          <w:t>columns contained the wrong data type,</w:t>
        </w:r>
      </w:ins>
      <w:ins w:id="79" w:author="Microsoft account" w:date="2022-08-07T12:01:00Z">
        <w:r w:rsidR="00CD2FCC">
          <w:rPr>
            <w:rFonts w:ascii="Arial" w:hAnsi="Arial" w:cs="Arial"/>
            <w:lang w:val="en-US"/>
          </w:rPr>
          <w:t xml:space="preserve"> “0” was substituted for “Calm”</w:t>
        </w:r>
        <w:r>
          <w:rPr>
            <w:rFonts w:ascii="Arial" w:hAnsi="Arial" w:cs="Arial"/>
            <w:lang w:val="en-US"/>
          </w:rPr>
          <w:t>, and “</w:t>
        </w:r>
      </w:ins>
      <w:ins w:id="80" w:author="Microsoft account" w:date="2022-08-07T12:02:00Z">
        <w:r>
          <w:rPr>
            <w:rFonts w:ascii="Arial" w:hAnsi="Arial" w:cs="Arial"/>
            <w:lang w:val="en-US"/>
          </w:rPr>
          <w:t xml:space="preserve">Calm” for “0” in these columns respectively. </w:t>
        </w:r>
      </w:ins>
      <w:ins w:id="81" w:author="Microsoft account" w:date="2022-08-07T12:04:00Z">
        <w:r>
          <w:rPr>
            <w:rFonts w:ascii="Arial" w:hAnsi="Arial" w:cs="Arial"/>
            <w:lang w:val="en-US"/>
          </w:rPr>
          <w:t>The columns were then transformed to numeric or text data as necessary.</w:t>
        </w:r>
      </w:ins>
    </w:p>
    <w:p w14:paraId="4E73E5B2" w14:textId="77777777" w:rsidR="00282657" w:rsidRDefault="00282657" w:rsidP="00E54499">
      <w:pPr>
        <w:spacing w:after="0" w:line="240" w:lineRule="auto"/>
        <w:jc w:val="both"/>
        <w:rPr>
          <w:ins w:id="82" w:author="estela" w:date="2022-08-07T18:51:00Z"/>
          <w:rFonts w:ascii="Arial" w:hAnsi="Arial" w:cs="Arial"/>
          <w:lang w:val="en-US"/>
        </w:rPr>
      </w:pPr>
    </w:p>
    <w:p w14:paraId="6903C404" w14:textId="77777777" w:rsidR="00866997" w:rsidRDefault="00866997" w:rsidP="00E54499">
      <w:pPr>
        <w:spacing w:after="0" w:line="240" w:lineRule="auto"/>
        <w:jc w:val="both"/>
        <w:rPr>
          <w:ins w:id="83" w:author="Microsoft account" w:date="2022-08-07T12:11:00Z"/>
          <w:rFonts w:ascii="Arial" w:hAnsi="Arial" w:cs="Arial"/>
          <w:lang w:val="en-US"/>
        </w:rPr>
      </w:pPr>
    </w:p>
    <w:p w14:paraId="08881989" w14:textId="62313B35" w:rsidR="00866997" w:rsidRDefault="00E77E4A" w:rsidP="00E54499">
      <w:pPr>
        <w:spacing w:after="0" w:line="240" w:lineRule="auto"/>
        <w:jc w:val="both"/>
        <w:rPr>
          <w:ins w:id="84" w:author="Microsoft account" w:date="2022-08-07T12:14:00Z"/>
          <w:rFonts w:ascii="Arial" w:hAnsi="Arial" w:cs="Arial"/>
          <w:lang w:val="en-US"/>
        </w:rPr>
      </w:pPr>
      <w:ins w:id="85" w:author="Microsoft account" w:date="2022-08-07T12:12:00Z">
        <w:r>
          <w:rPr>
            <w:rFonts w:ascii="Arial" w:hAnsi="Arial" w:cs="Arial"/>
            <w:lang w:val="en-US"/>
          </w:rPr>
          <w:lastRenderedPageBreak/>
          <w:t>Missing rainfall and wind direction values were imputed</w:t>
        </w:r>
      </w:ins>
      <w:ins w:id="86" w:author="Microsoft account" w:date="2022-08-07T12:13:00Z">
        <w:r>
          <w:rPr>
            <w:rFonts w:ascii="Arial" w:hAnsi="Arial" w:cs="Arial"/>
            <w:lang w:val="en-US"/>
          </w:rPr>
          <w:t xml:space="preserve"> by inferring similar values from related data on that day and surrounding days, while missing times of maximum win</w:t>
        </w:r>
      </w:ins>
      <w:ins w:id="87" w:author="Microsoft account" w:date="2022-08-07T12:14:00Z">
        <w:r>
          <w:rPr>
            <w:rFonts w:ascii="Arial" w:hAnsi="Arial" w:cs="Arial"/>
            <w:lang w:val="en-US"/>
          </w:rPr>
          <w:t>d</w:t>
        </w:r>
      </w:ins>
      <w:ins w:id="88" w:author="Microsoft account" w:date="2022-08-07T12:13:00Z">
        <w:r>
          <w:rPr>
            <w:rFonts w:ascii="Arial" w:hAnsi="Arial" w:cs="Arial"/>
            <w:lang w:val="en-US"/>
          </w:rPr>
          <w:t xml:space="preserve"> gusts were filled using the average time of </w:t>
        </w:r>
      </w:ins>
      <w:ins w:id="89" w:author="Microsoft account" w:date="2022-08-07T12:21:00Z">
        <w:r>
          <w:rPr>
            <w:rFonts w:ascii="Arial" w:hAnsi="Arial" w:cs="Arial"/>
            <w:lang w:val="en-US"/>
          </w:rPr>
          <w:t xml:space="preserve">maximum </w:t>
        </w:r>
      </w:ins>
      <w:ins w:id="90" w:author="Microsoft account" w:date="2022-08-07T12:13:00Z">
        <w:r>
          <w:rPr>
            <w:rFonts w:ascii="Arial" w:hAnsi="Arial" w:cs="Arial"/>
            <w:lang w:val="en-US"/>
          </w:rPr>
          <w:t>wind gusts.</w:t>
        </w:r>
      </w:ins>
      <w:ins w:id="91" w:author="Microsoft account" w:date="2022-08-07T17:36:00Z">
        <w:r w:rsidR="00B26FB7">
          <w:rPr>
            <w:rFonts w:ascii="Arial" w:hAnsi="Arial" w:cs="Arial"/>
            <w:lang w:val="en-US"/>
          </w:rPr>
          <w:t xml:space="preserve"> This method was chosen as opposed to simple imputation or linear regression as it </w:t>
        </w:r>
      </w:ins>
      <w:ins w:id="92" w:author="Microsoft account" w:date="2022-08-07T17:38:00Z">
        <w:r w:rsidR="00B26FB7">
          <w:rPr>
            <w:rFonts w:ascii="Arial" w:hAnsi="Arial" w:cs="Arial"/>
            <w:lang w:val="en-US"/>
          </w:rPr>
          <w:t xml:space="preserve">was thought values were likely to correspond with </w:t>
        </w:r>
      </w:ins>
      <w:ins w:id="93" w:author="Microsoft account" w:date="2022-08-07T17:39:00Z">
        <w:r w:rsidR="00A44626">
          <w:rPr>
            <w:rFonts w:ascii="Arial" w:hAnsi="Arial" w:cs="Arial"/>
            <w:lang w:val="en-US"/>
          </w:rPr>
          <w:t>surrounding values rather than values from the larger feature dataset.</w:t>
        </w:r>
      </w:ins>
    </w:p>
    <w:p w14:paraId="5E8AA7DF" w14:textId="27C0CD99" w:rsidR="00217C7B" w:rsidRDefault="00E77E4A" w:rsidP="00E54499">
      <w:pPr>
        <w:spacing w:after="0" w:line="240" w:lineRule="auto"/>
        <w:jc w:val="both"/>
        <w:rPr>
          <w:ins w:id="94" w:author="Microsoft account" w:date="2022-08-07T12:05:00Z"/>
          <w:rFonts w:ascii="Arial" w:hAnsi="Arial" w:cs="Arial"/>
          <w:lang w:val="en-US"/>
        </w:rPr>
      </w:pPr>
      <w:ins w:id="95" w:author="Microsoft account" w:date="2022-08-07T12:14:00Z">
        <w:r>
          <w:rPr>
            <w:rFonts w:ascii="Arial" w:hAnsi="Arial" w:cs="Arial"/>
            <w:lang w:val="en-US"/>
          </w:rPr>
          <w:t>For the remaining missing values, scatterplot facets were generated in OpenRefine</w:t>
        </w:r>
      </w:ins>
      <w:ins w:id="96" w:author="Microsoft account" w:date="2022-08-07T12:15:00Z">
        <w:r w:rsidR="00240C08">
          <w:rPr>
            <w:rFonts w:ascii="Arial" w:hAnsi="Arial" w:cs="Arial"/>
            <w:lang w:val="en-US"/>
          </w:rPr>
          <w:t xml:space="preserve"> as a quick-look</w:t>
        </w:r>
        <w:r>
          <w:rPr>
            <w:rFonts w:ascii="Arial" w:hAnsi="Arial" w:cs="Arial"/>
            <w:lang w:val="en-US"/>
          </w:rPr>
          <w:t xml:space="preserve"> correlation with other features. A feature that correlated with the missing value feature was then selected and the two features plotted against each other in Excel with a linear relation</w:t>
        </w:r>
      </w:ins>
      <w:ins w:id="97" w:author="Microsoft account" w:date="2022-08-07T12:18:00Z">
        <w:r>
          <w:rPr>
            <w:rFonts w:ascii="Arial" w:hAnsi="Arial" w:cs="Arial"/>
            <w:lang w:val="en-US"/>
          </w:rPr>
          <w:t>ship determined and the resulting equation used to impute the missing value for each instance.</w:t>
        </w:r>
      </w:ins>
      <w:ins w:id="98" w:author="Microsoft account" w:date="2022-08-07T14:26:00Z">
        <w:r w:rsidR="00776DAA">
          <w:rPr>
            <w:rFonts w:ascii="Arial" w:hAnsi="Arial" w:cs="Arial"/>
            <w:lang w:val="en-US"/>
          </w:rPr>
          <w:t xml:space="preserve"> </w:t>
        </w:r>
      </w:ins>
      <w:ins w:id="99" w:author="Microsoft account" w:date="2022-08-07T17:52:00Z">
        <w:r w:rsidR="00012E54">
          <w:rPr>
            <w:rFonts w:ascii="Arial" w:hAnsi="Arial" w:cs="Arial"/>
            <w:lang w:val="en-US"/>
          </w:rPr>
          <w:t xml:space="preserve">This method was chosen as simple imputation using the whole feature dataset would give a figure calculated across 8 </w:t>
        </w:r>
      </w:ins>
      <w:ins w:id="100" w:author="Microsoft account" w:date="2022-08-07T17:55:00Z">
        <w:r w:rsidR="00012E54">
          <w:rPr>
            <w:rFonts w:ascii="Arial" w:hAnsi="Arial" w:cs="Arial"/>
            <w:lang w:val="en-US"/>
          </w:rPr>
          <w:t xml:space="preserve">months. </w:t>
        </w:r>
      </w:ins>
      <w:ins w:id="101" w:author="Microsoft account" w:date="2022-08-07T14:26:00Z">
        <w:r w:rsidR="00776DAA">
          <w:rPr>
            <w:rFonts w:ascii="Arial" w:hAnsi="Arial" w:cs="Arial"/>
            <w:lang w:val="en-US"/>
          </w:rPr>
          <w:t xml:space="preserve">An example in </w:t>
        </w:r>
      </w:ins>
      <w:ins w:id="102" w:author="Microsoft account" w:date="2022-08-07T14:29:00Z">
        <w:r w:rsidR="00776DAA">
          <w:rPr>
            <w:rFonts w:ascii="Arial" w:hAnsi="Arial" w:cs="Arial"/>
            <w:lang w:val="en-US"/>
          </w:rPr>
          <w:fldChar w:fldCharType="begin"/>
        </w:r>
        <w:r w:rsidR="00776DAA">
          <w:rPr>
            <w:rFonts w:ascii="Arial" w:hAnsi="Arial" w:cs="Arial"/>
            <w:lang w:val="en-US"/>
          </w:rPr>
          <w:instrText xml:space="preserve"> REF _Ref110774973 \h </w:instrText>
        </w:r>
      </w:ins>
      <w:r w:rsidR="00776DAA">
        <w:rPr>
          <w:rFonts w:ascii="Arial" w:hAnsi="Arial" w:cs="Arial"/>
          <w:lang w:val="en-US"/>
        </w:rPr>
      </w:r>
      <w:r w:rsidR="00776DAA">
        <w:rPr>
          <w:rFonts w:ascii="Arial" w:hAnsi="Arial" w:cs="Arial"/>
          <w:lang w:val="en-US"/>
        </w:rPr>
        <w:fldChar w:fldCharType="separate"/>
      </w:r>
      <w:ins w:id="103" w:author="Microsoft account" w:date="2022-08-07T14:29:00Z">
        <w:r w:rsidR="00776DAA">
          <w:t xml:space="preserve">Figure </w:t>
        </w:r>
        <w:r w:rsidR="00776DAA">
          <w:rPr>
            <w:noProof/>
          </w:rPr>
          <w:t>1</w:t>
        </w:r>
        <w:r w:rsidR="00776DAA">
          <w:rPr>
            <w:rFonts w:ascii="Arial" w:hAnsi="Arial" w:cs="Arial"/>
            <w:lang w:val="en-US"/>
          </w:rPr>
          <w:fldChar w:fldCharType="end"/>
        </w:r>
        <w:r w:rsidR="00776DAA">
          <w:rPr>
            <w:rFonts w:ascii="Arial" w:hAnsi="Arial" w:cs="Arial"/>
            <w:lang w:val="en-US"/>
          </w:rPr>
          <w:t xml:space="preserve"> and</w:t>
        </w:r>
      </w:ins>
      <w:ins w:id="104" w:author="Microsoft account" w:date="2022-08-07T14:30:00Z">
        <w:r w:rsidR="00776DAA">
          <w:rPr>
            <w:rFonts w:ascii="Arial" w:hAnsi="Arial" w:cs="Arial"/>
            <w:lang w:val="en-US"/>
          </w:rPr>
          <w:t xml:space="preserve"> </w:t>
        </w:r>
      </w:ins>
      <w:ins w:id="105" w:author="Microsoft account" w:date="2022-08-07T14:29:00Z">
        <w:r w:rsidR="00776DAA">
          <w:rPr>
            <w:rFonts w:ascii="Arial" w:hAnsi="Arial" w:cs="Arial"/>
            <w:lang w:val="en-US"/>
          </w:rPr>
          <w:fldChar w:fldCharType="begin"/>
        </w:r>
        <w:r w:rsidR="00776DAA">
          <w:rPr>
            <w:rFonts w:ascii="Arial" w:hAnsi="Arial" w:cs="Arial"/>
            <w:lang w:val="en-US"/>
          </w:rPr>
          <w:instrText xml:space="preserve"> REF _Ref110775002 \h </w:instrText>
        </w:r>
      </w:ins>
      <w:r w:rsidR="00776DAA">
        <w:rPr>
          <w:rFonts w:ascii="Arial" w:hAnsi="Arial" w:cs="Arial"/>
          <w:lang w:val="en-US"/>
        </w:rPr>
      </w:r>
      <w:r w:rsidR="00776DAA">
        <w:rPr>
          <w:rFonts w:ascii="Arial" w:hAnsi="Arial" w:cs="Arial"/>
          <w:lang w:val="en-US"/>
        </w:rPr>
        <w:fldChar w:fldCharType="separate"/>
      </w:r>
      <w:ins w:id="106" w:author="Microsoft account" w:date="2022-08-07T14:29:00Z">
        <w:r w:rsidR="00776DAA">
          <w:t xml:space="preserve">Figure </w:t>
        </w:r>
        <w:r w:rsidR="00776DAA">
          <w:rPr>
            <w:noProof/>
          </w:rPr>
          <w:t>2</w:t>
        </w:r>
        <w:r w:rsidR="00776DAA">
          <w:rPr>
            <w:rFonts w:ascii="Arial" w:hAnsi="Arial" w:cs="Arial"/>
            <w:lang w:val="en-US"/>
          </w:rPr>
          <w:fldChar w:fldCharType="end"/>
        </w:r>
        <w:r w:rsidR="00776DAA">
          <w:rPr>
            <w:rFonts w:ascii="Arial" w:hAnsi="Arial" w:cs="Arial"/>
            <w:lang w:val="en-US"/>
          </w:rPr>
          <w:t xml:space="preserve"> </w:t>
        </w:r>
      </w:ins>
      <w:ins w:id="107" w:author="Microsoft account" w:date="2022-08-07T14:26:00Z">
        <w:r w:rsidR="00776DAA">
          <w:rPr>
            <w:rFonts w:ascii="Arial" w:hAnsi="Arial" w:cs="Arial"/>
            <w:lang w:val="en-US"/>
          </w:rPr>
          <w:t xml:space="preserve">below show a strong correlation between the minimum </w:t>
        </w:r>
      </w:ins>
      <w:ins w:id="108" w:author="Microsoft account" w:date="2022-08-07T14:27:00Z">
        <w:r w:rsidR="00776DAA">
          <w:rPr>
            <w:rFonts w:ascii="Arial" w:hAnsi="Arial" w:cs="Arial"/>
            <w:lang w:val="en-US"/>
          </w:rPr>
          <w:t>temperature</w:t>
        </w:r>
      </w:ins>
      <w:ins w:id="109" w:author="Microsoft account" w:date="2022-08-07T14:26:00Z">
        <w:r w:rsidR="00776DAA">
          <w:rPr>
            <w:rFonts w:ascii="Arial" w:hAnsi="Arial" w:cs="Arial"/>
            <w:lang w:val="en-US"/>
          </w:rPr>
          <w:t xml:space="preserve"> </w:t>
        </w:r>
      </w:ins>
      <w:ins w:id="110" w:author="Microsoft account" w:date="2022-08-07T14:27:00Z">
        <w:r w:rsidR="00776DAA">
          <w:rPr>
            <w:rFonts w:ascii="Arial" w:hAnsi="Arial" w:cs="Arial"/>
            <w:lang w:val="en-US"/>
          </w:rPr>
          <w:t>and the 9am temperature and the equation which was used to impute a missing minimum temperature value.</w:t>
        </w:r>
      </w:ins>
      <w:ins w:id="111" w:author="Microsoft account" w:date="2022-08-07T14:39:00Z">
        <w:r w:rsidR="00217C7B">
          <w:rPr>
            <w:rFonts w:ascii="Arial" w:hAnsi="Arial" w:cs="Arial"/>
            <w:lang w:val="en-US"/>
          </w:rPr>
          <w:t xml:space="preserve"> On</w:t>
        </w:r>
      </w:ins>
      <w:ins w:id="112" w:author="Microsoft account" w:date="2022-08-07T17:52:00Z">
        <w:r w:rsidR="00012E54">
          <w:rPr>
            <w:rFonts w:ascii="Arial" w:hAnsi="Arial" w:cs="Arial"/>
            <w:lang w:val="en-US"/>
          </w:rPr>
          <w:t>e</w:t>
        </w:r>
      </w:ins>
      <w:ins w:id="113" w:author="Microsoft account" w:date="2022-08-07T14:39:00Z">
        <w:r w:rsidR="00217C7B">
          <w:rPr>
            <w:rFonts w:ascii="Arial" w:hAnsi="Arial" w:cs="Arial"/>
            <w:lang w:val="en-US"/>
          </w:rPr>
          <w:t xml:space="preserve"> row in particular (data from 08/07/2021) contained several missing values. Some of the imputations for these data were based on lower confidence correlations, however after discussing </w:t>
        </w:r>
      </w:ins>
      <w:ins w:id="114" w:author="Microsoft account" w:date="2022-08-07T14:41:00Z">
        <w:r w:rsidR="00217C7B">
          <w:rPr>
            <w:rFonts w:ascii="Arial" w:hAnsi="Arial" w:cs="Arial"/>
            <w:lang w:val="en-US"/>
          </w:rPr>
          <w:t xml:space="preserve">whether the row should be deleted from the dataset, it was decided that the imputations were robust enough not to </w:t>
        </w:r>
      </w:ins>
      <w:ins w:id="115" w:author="Microsoft account" w:date="2022-08-07T17:55:00Z">
        <w:r w:rsidR="00012E54">
          <w:rPr>
            <w:rFonts w:ascii="Arial" w:hAnsi="Arial" w:cs="Arial"/>
            <w:lang w:val="en-US"/>
          </w:rPr>
          <w:t xml:space="preserve">greatly </w:t>
        </w:r>
      </w:ins>
      <w:ins w:id="116" w:author="Microsoft account" w:date="2022-08-07T14:41:00Z">
        <w:r w:rsidR="00217C7B">
          <w:rPr>
            <w:rFonts w:ascii="Arial" w:hAnsi="Arial" w:cs="Arial"/>
            <w:lang w:val="en-US"/>
          </w:rPr>
          <w:t>affect the model output.</w:t>
        </w:r>
      </w:ins>
    </w:p>
    <w:p w14:paraId="2971134D" w14:textId="4F49DD70" w:rsidR="00E54499" w:rsidDel="00E603BC" w:rsidRDefault="00E54499" w:rsidP="00E54499">
      <w:pPr>
        <w:spacing w:after="0" w:line="240" w:lineRule="auto"/>
        <w:jc w:val="both"/>
        <w:rPr>
          <w:del w:id="117" w:author="Microsoft account" w:date="2022-08-07T12:30:00Z"/>
          <w:rFonts w:ascii="Arial" w:hAnsi="Arial" w:cs="Arial"/>
          <w:lang w:val="en-US"/>
        </w:rPr>
      </w:pPr>
      <w:del w:id="118" w:author="Microsoft account" w:date="2022-08-07T11:48:00Z">
        <w:r w:rsidDel="00F95580">
          <w:rPr>
            <w:rFonts w:ascii="Arial" w:hAnsi="Arial" w:cs="Arial"/>
            <w:lang w:val="en-US"/>
          </w:rPr>
          <w:delText>W</w:delText>
        </w:r>
      </w:del>
      <w:del w:id="119" w:author="Microsoft account" w:date="2022-08-07T12:19:00Z">
        <w:r w:rsidDel="00E77E4A">
          <w:rPr>
            <w:rFonts w:ascii="Arial" w:hAnsi="Arial" w:cs="Arial"/>
            <w:lang w:val="en-US"/>
          </w:rPr>
          <w:delText>ith the weather dataset</w:delText>
        </w:r>
      </w:del>
      <w:del w:id="120" w:author="Microsoft account" w:date="2022-08-07T11:51:00Z">
        <w:r w:rsidDel="00F95580">
          <w:rPr>
            <w:rFonts w:ascii="Arial" w:hAnsi="Arial" w:cs="Arial"/>
            <w:lang w:val="en-US"/>
          </w:rPr>
          <w:delText>,</w:delText>
        </w:r>
      </w:del>
      <w:del w:id="121" w:author="Microsoft account" w:date="2022-08-07T12:19:00Z">
        <w:r w:rsidDel="00E77E4A">
          <w:rPr>
            <w:rFonts w:ascii="Arial" w:hAnsi="Arial" w:cs="Arial"/>
            <w:lang w:val="en-US"/>
          </w:rPr>
          <w:delText xml:space="preserve"> </w:delText>
        </w:r>
        <w:r w:rsidR="00195812" w:rsidDel="00E77E4A">
          <w:rPr>
            <w:rFonts w:ascii="Arial" w:hAnsi="Arial" w:cs="Arial"/>
            <w:lang w:val="en-US"/>
          </w:rPr>
          <w:delText>w</w:delText>
        </w:r>
      </w:del>
      <w:del w:id="122" w:author="Microsoft account" w:date="2022-08-07T11:48:00Z">
        <w:r w:rsidR="00195812" w:rsidDel="00F95580">
          <w:rPr>
            <w:rFonts w:ascii="Arial" w:hAnsi="Arial" w:cs="Arial"/>
            <w:lang w:val="en-US"/>
          </w:rPr>
          <w:delText>e’ve</w:delText>
        </w:r>
      </w:del>
      <w:del w:id="123" w:author="Microsoft account" w:date="2022-08-07T12:19:00Z">
        <w:r w:rsidR="00195812" w:rsidDel="00E77E4A">
          <w:rPr>
            <w:rFonts w:ascii="Arial" w:hAnsi="Arial" w:cs="Arial"/>
            <w:lang w:val="en-US"/>
          </w:rPr>
          <w:delText xml:space="preserve"> </w:delText>
        </w:r>
        <w:r w:rsidR="00195812" w:rsidRPr="00195812" w:rsidDel="00E77E4A">
          <w:rPr>
            <w:rFonts w:ascii="Arial" w:hAnsi="Arial" w:cs="Arial"/>
            <w:lang w:val="en-US"/>
          </w:rPr>
          <w:delText>look</w:delText>
        </w:r>
      </w:del>
      <w:del w:id="124" w:author="Microsoft account" w:date="2022-08-07T11:48:00Z">
        <w:r w:rsidR="00195812" w:rsidDel="00F95580">
          <w:rPr>
            <w:rFonts w:ascii="Arial" w:hAnsi="Arial" w:cs="Arial"/>
            <w:lang w:val="en-US"/>
          </w:rPr>
          <w:delText>ed</w:delText>
        </w:r>
      </w:del>
      <w:del w:id="125" w:author="Microsoft account" w:date="2022-08-07T12:19:00Z">
        <w:r w:rsidR="00195812" w:rsidRPr="00195812" w:rsidDel="00E77E4A">
          <w:rPr>
            <w:rFonts w:ascii="Arial" w:hAnsi="Arial" w:cs="Arial"/>
            <w:lang w:val="en-US"/>
          </w:rPr>
          <w:delText xml:space="preserve"> at each feature in a scatterplot facet in OpenRefine to </w:delText>
        </w:r>
      </w:del>
      <w:del w:id="126" w:author="Microsoft account" w:date="2022-08-07T11:48:00Z">
        <w:r w:rsidR="00195812" w:rsidRPr="00195812" w:rsidDel="00F95580">
          <w:rPr>
            <w:rFonts w:ascii="Arial" w:hAnsi="Arial" w:cs="Arial"/>
            <w:lang w:val="en-US"/>
          </w:rPr>
          <w:delText>figure out</w:delText>
        </w:r>
      </w:del>
      <w:del w:id="127" w:author="Microsoft account" w:date="2022-08-07T12:19:00Z">
        <w:r w:rsidR="00195812" w:rsidRPr="00195812" w:rsidDel="00E77E4A">
          <w:rPr>
            <w:rFonts w:ascii="Arial" w:hAnsi="Arial" w:cs="Arial"/>
            <w:lang w:val="en-US"/>
          </w:rPr>
          <w:delText xml:space="preserve"> which feature correlated with the feature that was missing data. </w:delText>
        </w:r>
      </w:del>
      <w:del w:id="128" w:author="Microsoft account" w:date="2022-08-07T11:49:00Z">
        <w:r w:rsidR="00FF1346" w:rsidDel="00F95580">
          <w:rPr>
            <w:rFonts w:ascii="Arial" w:hAnsi="Arial" w:cs="Arial"/>
            <w:lang w:val="en-US"/>
          </w:rPr>
          <w:delText>We</w:delText>
        </w:r>
        <w:r w:rsidR="00195812" w:rsidRPr="00195812" w:rsidDel="00F95580">
          <w:rPr>
            <w:rFonts w:ascii="Arial" w:hAnsi="Arial" w:cs="Arial"/>
            <w:lang w:val="en-US"/>
          </w:rPr>
          <w:delText xml:space="preserve"> then plotted t</w:delText>
        </w:r>
      </w:del>
      <w:del w:id="129" w:author="Microsoft account" w:date="2022-08-07T12:19:00Z">
        <w:r w:rsidR="00195812" w:rsidRPr="00195812" w:rsidDel="00E77E4A">
          <w:rPr>
            <w:rFonts w:ascii="Arial" w:hAnsi="Arial" w:cs="Arial"/>
            <w:lang w:val="en-US"/>
          </w:rPr>
          <w:delText xml:space="preserve">hese two features in Excel, </w:delText>
        </w:r>
      </w:del>
      <w:del w:id="130" w:author="Microsoft account" w:date="2022-08-07T11:49:00Z">
        <w:r w:rsidR="00195812" w:rsidRPr="00195812" w:rsidDel="00F95580">
          <w:rPr>
            <w:rFonts w:ascii="Arial" w:hAnsi="Arial" w:cs="Arial"/>
            <w:lang w:val="en-US"/>
          </w:rPr>
          <w:delText>got a</w:delText>
        </w:r>
      </w:del>
      <w:del w:id="131" w:author="Microsoft account" w:date="2022-08-07T12:19:00Z">
        <w:r w:rsidR="00195812" w:rsidRPr="00195812" w:rsidDel="00E77E4A">
          <w:rPr>
            <w:rFonts w:ascii="Arial" w:hAnsi="Arial" w:cs="Arial"/>
            <w:lang w:val="en-US"/>
          </w:rPr>
          <w:delText xml:space="preserve"> linear correlation</w:delText>
        </w:r>
        <w:r w:rsidR="0040040D" w:rsidDel="00E77E4A">
          <w:rPr>
            <w:rFonts w:ascii="Arial" w:hAnsi="Arial" w:cs="Arial"/>
            <w:lang w:val="en-US"/>
          </w:rPr>
          <w:delText xml:space="preserve"> </w:delText>
        </w:r>
        <w:r w:rsidR="00195812" w:rsidRPr="00195812" w:rsidDel="00E77E4A">
          <w:rPr>
            <w:rFonts w:ascii="Arial" w:hAnsi="Arial" w:cs="Arial"/>
            <w:lang w:val="en-US"/>
          </w:rPr>
          <w:delText>equation</w:delText>
        </w:r>
      </w:del>
      <w:del w:id="132" w:author="Microsoft account" w:date="2022-08-07T11:49:00Z">
        <w:r w:rsidR="00195812" w:rsidRPr="00195812" w:rsidDel="00F95580">
          <w:rPr>
            <w:rFonts w:ascii="Arial" w:hAnsi="Arial" w:cs="Arial"/>
            <w:lang w:val="en-US"/>
          </w:rPr>
          <w:delText xml:space="preserve"> and</w:delText>
        </w:r>
      </w:del>
      <w:del w:id="133" w:author="Microsoft account" w:date="2022-08-07T12:19:00Z">
        <w:r w:rsidR="00195812" w:rsidRPr="00195812" w:rsidDel="00E77E4A">
          <w:rPr>
            <w:rFonts w:ascii="Arial" w:hAnsi="Arial" w:cs="Arial"/>
            <w:lang w:val="en-US"/>
          </w:rPr>
          <w:delText xml:space="preserve"> used</w:delText>
        </w:r>
      </w:del>
      <w:del w:id="134" w:author="Microsoft account" w:date="2022-08-07T11:49:00Z">
        <w:r w:rsidR="00195812" w:rsidRPr="00195812" w:rsidDel="00F95580">
          <w:rPr>
            <w:rFonts w:ascii="Arial" w:hAnsi="Arial" w:cs="Arial"/>
            <w:lang w:val="en-US"/>
          </w:rPr>
          <w:delText xml:space="preserve"> this</w:delText>
        </w:r>
      </w:del>
      <w:del w:id="135" w:author="Microsoft account" w:date="2022-08-07T12:19:00Z">
        <w:r w:rsidR="00195812" w:rsidRPr="00195812" w:rsidDel="00E77E4A">
          <w:rPr>
            <w:rFonts w:ascii="Arial" w:hAnsi="Arial" w:cs="Arial"/>
            <w:lang w:val="en-US"/>
          </w:rPr>
          <w:delText xml:space="preserve"> to impute each missing value.</w:delText>
        </w:r>
        <w:r w:rsidR="000E39C1" w:rsidDel="00E77E4A">
          <w:rPr>
            <w:rFonts w:ascii="Arial" w:hAnsi="Arial" w:cs="Arial"/>
            <w:lang w:val="en-US"/>
          </w:rPr>
          <w:delText xml:space="preserve"> </w:delText>
        </w:r>
      </w:del>
      <w:del w:id="136" w:author="Microsoft account" w:date="2022-08-07T12:30:00Z">
        <w:r w:rsidR="000E39C1" w:rsidDel="00E603BC">
          <w:rPr>
            <w:rFonts w:ascii="Arial" w:hAnsi="Arial" w:cs="Arial"/>
            <w:lang w:val="en-US"/>
          </w:rPr>
          <w:delText>W</w:delText>
        </w:r>
        <w:r w:rsidDel="00E603BC">
          <w:rPr>
            <w:rFonts w:ascii="Arial" w:hAnsi="Arial" w:cs="Arial"/>
            <w:lang w:val="en-US"/>
          </w:rPr>
          <w:delText>e’ve t</w:delText>
        </w:r>
        <w:r w:rsidRPr="00AB1ED5" w:rsidDel="00E603BC">
          <w:rPr>
            <w:rFonts w:ascii="Arial" w:hAnsi="Arial" w:cs="Arial"/>
            <w:lang w:val="en-US"/>
          </w:rPr>
          <w:delText>ransformed necessary columns from value to numeric</w:delText>
        </w:r>
        <w:r w:rsidDel="00E603BC">
          <w:rPr>
            <w:rFonts w:ascii="Arial" w:hAnsi="Arial" w:cs="Arial"/>
            <w:lang w:val="en-US"/>
          </w:rPr>
          <w:delText xml:space="preserve">, </w:delText>
        </w:r>
        <w:r w:rsidRPr="00AB1ED5" w:rsidDel="00E603BC">
          <w:rPr>
            <w:rFonts w:ascii="Arial" w:hAnsi="Arial" w:cs="Arial"/>
            <w:lang w:val="en-US"/>
          </w:rPr>
          <w:delText>from value to text</w:delText>
        </w:r>
        <w:r w:rsidDel="00E603BC">
          <w:rPr>
            <w:rFonts w:ascii="Arial" w:hAnsi="Arial" w:cs="Arial"/>
            <w:lang w:val="en-US"/>
          </w:rPr>
          <w:delText>, and filled in blanks. We’ve p</w:delText>
        </w:r>
        <w:r w:rsidRPr="00AB1ED5" w:rsidDel="00E603BC">
          <w:rPr>
            <w:rFonts w:ascii="Arial" w:hAnsi="Arial" w:cs="Arial"/>
            <w:lang w:val="en-US"/>
          </w:rPr>
          <w:delTex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delText>
        </w:r>
      </w:del>
    </w:p>
    <w:p w14:paraId="5658B7EF" w14:textId="33A6376B" w:rsidR="003365A5" w:rsidRDefault="003365A5" w:rsidP="00E54499">
      <w:pPr>
        <w:spacing w:after="0" w:line="240" w:lineRule="auto"/>
        <w:jc w:val="both"/>
        <w:rPr>
          <w:rFonts w:ascii="Arial" w:hAnsi="Arial" w:cs="Arial"/>
          <w:lang w:val="en-US"/>
        </w:rPr>
      </w:pPr>
    </w:p>
    <w:p w14:paraId="09E15138" w14:textId="0D6B03FF" w:rsidR="003365A5" w:rsidRDefault="003365A5" w:rsidP="003365A5">
      <w:pPr>
        <w:spacing w:after="0" w:line="240" w:lineRule="auto"/>
        <w:jc w:val="both"/>
        <w:rPr>
          <w:rFonts w:ascii="Arial" w:hAnsi="Arial" w:cs="Arial"/>
          <w:lang w:val="en-US"/>
        </w:rPr>
      </w:pPr>
      <w:r>
        <w:rPr>
          <w:rFonts w:ascii="Arial" w:hAnsi="Arial" w:cs="Arial"/>
          <w:lang w:val="en-US"/>
        </w:rPr>
        <w:t xml:space="preserve">After cleaning the data, </w:t>
      </w:r>
      <w:del w:id="137" w:author="Microsoft account" w:date="2022-08-07T14:30:00Z">
        <w:r w:rsidDel="00776DAA">
          <w:rPr>
            <w:rFonts w:ascii="Arial" w:hAnsi="Arial" w:cs="Arial"/>
            <w:lang w:val="en-US"/>
          </w:rPr>
          <w:delText xml:space="preserve">we have combined </w:delText>
        </w:r>
      </w:del>
      <w:r>
        <w:rPr>
          <w:rFonts w:ascii="Arial" w:hAnsi="Arial" w:cs="Arial"/>
          <w:lang w:val="en-US"/>
        </w:rPr>
        <w:t>the price-demand dataset and weather dataset</w:t>
      </w:r>
      <w:ins w:id="138" w:author="Microsoft account" w:date="2022-08-07T14:30:00Z">
        <w:r w:rsidR="00776DAA">
          <w:rPr>
            <w:rFonts w:ascii="Arial" w:hAnsi="Arial" w:cs="Arial"/>
            <w:lang w:val="en-US"/>
          </w:rPr>
          <w:t xml:space="preserve"> were combined</w:t>
        </w:r>
      </w:ins>
      <w:r>
        <w:rPr>
          <w:rFonts w:ascii="Arial" w:hAnsi="Arial" w:cs="Arial"/>
          <w:lang w:val="en-US"/>
        </w:rPr>
        <w:t xml:space="preserve">, with the date as the common feature. </w:t>
      </w:r>
    </w:p>
    <w:p w14:paraId="0AA8D433" w14:textId="22A364ED" w:rsidR="003365A5" w:rsidRDefault="00194ACD" w:rsidP="00E54499">
      <w:pPr>
        <w:spacing w:after="0" w:line="240" w:lineRule="auto"/>
        <w:jc w:val="both"/>
        <w:rPr>
          <w:ins w:id="139" w:author="Microsoft account" w:date="2022-08-07T12:31:00Z"/>
          <w:rFonts w:ascii="Arial" w:hAnsi="Arial" w:cs="Arial"/>
          <w:lang w:val="en-US"/>
        </w:rPr>
      </w:pPr>
      <w:ins w:id="140" w:author="Microsoft account" w:date="2022-08-07T12:35:00Z">
        <w:r>
          <w:rPr>
            <w:noProof/>
            <w:lang w:eastAsia="en-AU"/>
          </w:rPr>
          <mc:AlternateContent>
            <mc:Choice Requires="wps">
              <w:drawing>
                <wp:anchor distT="0" distB="0" distL="114300" distR="114300" simplePos="0" relativeHeight="251674624" behindDoc="0" locked="0" layoutInCell="1" allowOverlap="1" wp14:anchorId="361921AD" wp14:editId="630192D9">
                  <wp:simplePos x="0" y="0"/>
                  <wp:positionH relativeFrom="column">
                    <wp:posOffset>-15240</wp:posOffset>
                  </wp:positionH>
                  <wp:positionV relativeFrom="paragraph">
                    <wp:posOffset>4732655</wp:posOffset>
                  </wp:positionV>
                  <wp:extent cx="59690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969000" cy="635"/>
                          </a:xfrm>
                          <a:prstGeom prst="rect">
                            <a:avLst/>
                          </a:prstGeom>
                          <a:solidFill>
                            <a:prstClr val="white"/>
                          </a:solidFill>
                          <a:ln>
                            <a:noFill/>
                          </a:ln>
                          <a:effectLst/>
                        </wps:spPr>
                        <wps:txbx>
                          <w:txbxContent>
                            <w:p w14:paraId="45E7FC79" w14:textId="65268427" w:rsidR="00194ACD" w:rsidRPr="00FB104C" w:rsidRDefault="00194ACD">
                              <w:pPr>
                                <w:pStyle w:val="Caption"/>
                                <w:rPr>
                                  <w:noProof/>
                                </w:rPr>
                                <w:pPrChange w:id="141" w:author="Microsoft account" w:date="2022-08-07T12:35:00Z">
                                  <w:pPr>
                                    <w:spacing w:after="0" w:line="240" w:lineRule="auto"/>
                                    <w:jc w:val="both"/>
                                  </w:pPr>
                                </w:pPrChange>
                              </w:pPr>
                              <w:bookmarkStart w:id="142" w:name="_Ref110774973"/>
                              <w:ins w:id="143" w:author="Microsoft account" w:date="2022-08-07T12:35:00Z">
                                <w:r>
                                  <w:t xml:space="preserve">Figure </w:t>
                                </w:r>
                                <w:r>
                                  <w:fldChar w:fldCharType="begin"/>
                                </w:r>
                                <w:r>
                                  <w:instrText xml:space="preserve"> SEQ Figure \* ARABIC </w:instrText>
                                </w:r>
                              </w:ins>
                              <w:r>
                                <w:fldChar w:fldCharType="separate"/>
                              </w:r>
                              <w:ins w:id="144" w:author="Microsoft account" w:date="2022-08-07T12:37:00Z">
                                <w:r>
                                  <w:rPr>
                                    <w:noProof/>
                                  </w:rPr>
                                  <w:t>1</w:t>
                                </w:r>
                              </w:ins>
                              <w:ins w:id="145" w:author="Microsoft account" w:date="2022-08-07T12:35:00Z">
                                <w:r>
                                  <w:fldChar w:fldCharType="end"/>
                                </w:r>
                                <w:bookmarkEnd w:id="142"/>
                                <w:r>
                                  <w:t>: Scatterplot from Google OpenRefine</w:t>
                                </w:r>
                                <w:r>
                                  <w:rPr>
                                    <w:noProof/>
                                  </w:rPr>
                                  <w:t xml:space="preserve"> showing correlations between features in the weather dataset</w:t>
                                </w:r>
                              </w:ins>
                              <w:ins w:id="146" w:author="Microsoft account" w:date="2022-08-07T12:37:00Z">
                                <w:r>
                                  <w:rPr>
                                    <w:noProof/>
                                  </w:rPr>
                                  <w:t>. These plots used for data imputation and model feature selection.</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1921AD" id="_x0000_t202" coordsize="21600,21600" o:spt="202" path="m,l,21600r21600,l21600,xe">
                  <v:stroke joinstyle="miter"/>
                  <v:path gradientshapeok="t" o:connecttype="rect"/>
                </v:shapetype>
                <v:shape id="Text Box 2" o:spid="_x0000_s1026" type="#_x0000_t202" style="position:absolute;left:0;text-align:left;margin-left:-1.2pt;margin-top:372.65pt;width:47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" stroked="f">
                  <v:textbox style="mso-fit-shape-to-text:t" inset="0,0,0,0">
                    <w:txbxContent>
                      <w:p w14:paraId="45E7FC79" w14:textId="65268427" w:rsidR="00194ACD" w:rsidRPr="00FB104C" w:rsidRDefault="00194ACD">
                        <w:pPr>
                          <w:pStyle w:val="Caption"/>
                          <w:rPr>
                            <w:noProof/>
                          </w:rPr>
                          <w:pPrChange w:id="147" w:author="Microsoft account" w:date="2022-08-07T12:35:00Z">
                            <w:pPr>
                              <w:spacing w:after="0" w:line="240" w:lineRule="auto"/>
                              <w:jc w:val="both"/>
                            </w:pPr>
                          </w:pPrChange>
                        </w:pPr>
                        <w:bookmarkStart w:id="148" w:name="_Ref110774973"/>
                        <w:ins w:id="149" w:author="Microsoft account" w:date="2022-08-07T12:35:00Z">
                          <w:r>
                            <w:t xml:space="preserve">Figure </w:t>
                          </w:r>
                          <w:r>
                            <w:fldChar w:fldCharType="begin"/>
                          </w:r>
                          <w:r>
                            <w:instrText xml:space="preserve"> SEQ Figure \* ARABIC </w:instrText>
                          </w:r>
                        </w:ins>
                        <w:r>
                          <w:fldChar w:fldCharType="separate"/>
                        </w:r>
                        <w:ins w:id="150" w:author="Microsoft account" w:date="2022-08-07T12:37:00Z">
                          <w:r>
                            <w:rPr>
                              <w:noProof/>
                            </w:rPr>
                            <w:t>1</w:t>
                          </w:r>
                        </w:ins>
                        <w:ins w:id="151" w:author="Microsoft account" w:date="2022-08-07T12:35:00Z">
                          <w:r>
                            <w:fldChar w:fldCharType="end"/>
                          </w:r>
                          <w:bookmarkEnd w:id="148"/>
                          <w:r>
                            <w:t>: Scatterplot from Google OpenRefine</w:t>
                          </w:r>
                          <w:r>
                            <w:rPr>
                              <w:noProof/>
                            </w:rPr>
                            <w:t xml:space="preserve"> showing correlations between features in the weather dataset</w:t>
                          </w:r>
                        </w:ins>
                        <w:ins w:id="152" w:author="Microsoft account" w:date="2022-08-07T12:37:00Z">
                          <w:r>
                            <w:rPr>
                              <w:noProof/>
                            </w:rPr>
                            <w:t>. These plots used for data imputation and model feature selection.</w:t>
                          </w:r>
                        </w:ins>
                      </w:p>
                    </w:txbxContent>
                  </v:textbox>
                  <w10:wrap type="topAndBottom"/>
                </v:shape>
              </w:pict>
            </mc:Fallback>
          </mc:AlternateContent>
        </w:r>
      </w:ins>
      <w:r>
        <w:rPr>
          <w:noProof/>
          <w:lang w:eastAsia="en-AU"/>
        </w:rPr>
        <w:drawing>
          <wp:anchor distT="0" distB="0" distL="114300" distR="114300" simplePos="0" relativeHeight="251670528" behindDoc="1" locked="0" layoutInCell="1" allowOverlap="1" wp14:anchorId="445D27D0" wp14:editId="4FADC05F">
            <wp:simplePos x="0" y="0"/>
            <wp:positionH relativeFrom="margin">
              <wp:posOffset>-15240</wp:posOffset>
            </wp:positionH>
            <wp:positionV relativeFrom="paragraph">
              <wp:posOffset>161290</wp:posOffset>
            </wp:positionV>
            <wp:extent cx="5969000" cy="4514215"/>
            <wp:effectExtent l="0" t="0" r="0" b="63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69000" cy="4514215"/>
                    </a:xfrm>
                    <a:prstGeom prst="rect">
                      <a:avLst/>
                    </a:prstGeom>
                  </pic:spPr>
                </pic:pic>
              </a:graphicData>
            </a:graphic>
          </wp:anchor>
        </w:drawing>
      </w:r>
    </w:p>
    <w:p w14:paraId="12867B4B" w14:textId="14A86737" w:rsidR="00E603BC" w:rsidRDefault="00D768D2" w:rsidP="00E54499">
      <w:pPr>
        <w:spacing w:after="0" w:line="240" w:lineRule="auto"/>
        <w:jc w:val="both"/>
        <w:rPr>
          <w:ins w:id="153" w:author="Microsoft account" w:date="2022-08-07T12:33:00Z"/>
          <w:rFonts w:ascii="Arial" w:hAnsi="Arial" w:cs="Arial"/>
          <w:lang w:val="en-US"/>
        </w:rPr>
      </w:pPr>
      <w:del w:id="154" w:author="estela" w:date="2022-08-07T18:54:00Z">
        <w:r w:rsidDel="00D768D2">
          <w:rPr>
            <w:noProof/>
            <w:lang w:eastAsia="en-AU"/>
          </w:rPr>
          <w:lastRenderedPageBreak/>
          <w:drawing>
            <wp:anchor distT="0" distB="0" distL="114300" distR="114300" simplePos="0" relativeHeight="251660288" behindDoc="1" locked="0" layoutInCell="1" allowOverlap="1" wp14:anchorId="5C0EAA56" wp14:editId="1B8C7662">
              <wp:simplePos x="0" y="0"/>
              <wp:positionH relativeFrom="column">
                <wp:posOffset>394574</wp:posOffset>
              </wp:positionH>
              <wp:positionV relativeFrom="paragraph">
                <wp:posOffset>5036624</wp:posOffset>
              </wp:positionV>
              <wp:extent cx="4876800" cy="2667000"/>
              <wp:effectExtent l="0" t="0" r="0" b="0"/>
              <wp:wrapNone/>
              <wp:docPr id="14" name="Chart 14">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del>
    </w:p>
    <w:p w14:paraId="23E36387" w14:textId="4761B279" w:rsidR="00194ACD" w:rsidRDefault="00194ACD" w:rsidP="00E54499">
      <w:pPr>
        <w:spacing w:after="0" w:line="240" w:lineRule="auto"/>
        <w:jc w:val="both"/>
        <w:rPr>
          <w:ins w:id="155" w:author="Microsoft account" w:date="2022-08-07T12:33:00Z"/>
          <w:rFonts w:ascii="Arial" w:hAnsi="Arial" w:cs="Arial"/>
          <w:lang w:val="en-US"/>
        </w:rPr>
      </w:pPr>
      <w:ins w:id="156" w:author="Microsoft account" w:date="2022-08-07T12:37:00Z">
        <w:r>
          <w:rPr>
            <w:noProof/>
            <w:lang w:eastAsia="en-AU"/>
          </w:rPr>
          <mc:AlternateContent>
            <mc:Choice Requires="wps">
              <w:drawing>
                <wp:anchor distT="0" distB="0" distL="114300" distR="114300" simplePos="0" relativeHeight="251676672" behindDoc="1" locked="0" layoutInCell="1" allowOverlap="1" wp14:anchorId="0AE0120E" wp14:editId="6B11899C">
                  <wp:simplePos x="0" y="0"/>
                  <wp:positionH relativeFrom="column">
                    <wp:posOffset>203200</wp:posOffset>
                  </wp:positionH>
                  <wp:positionV relativeFrom="paragraph">
                    <wp:posOffset>3078480</wp:posOffset>
                  </wp:positionV>
                  <wp:extent cx="547687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376B6BB4" w14:textId="7342CFB0" w:rsidR="00194ACD" w:rsidRPr="000602B8" w:rsidRDefault="00194ACD">
                              <w:pPr>
                                <w:pStyle w:val="Caption"/>
                                <w:rPr>
                                  <w:noProof/>
                                </w:rPr>
                                <w:pPrChange w:id="157" w:author="Microsoft account" w:date="2022-08-07T12:37:00Z">
                                  <w:pPr>
                                    <w:spacing w:after="0" w:line="240" w:lineRule="auto"/>
                                    <w:jc w:val="both"/>
                                  </w:pPr>
                                </w:pPrChange>
                              </w:pPr>
                              <w:bookmarkStart w:id="158" w:name="_Ref110775002"/>
                              <w:ins w:id="159" w:author="Microsoft account" w:date="2022-08-07T12:37:00Z">
                                <w:r>
                                  <w:t xml:space="preserve">Figure </w:t>
                                </w:r>
                                <w:r>
                                  <w:fldChar w:fldCharType="begin"/>
                                </w:r>
                                <w:r>
                                  <w:instrText xml:space="preserve"> SEQ Figure \* ARABIC </w:instrText>
                                </w:r>
                              </w:ins>
                              <w:r>
                                <w:fldChar w:fldCharType="separate"/>
                              </w:r>
                              <w:ins w:id="160" w:author="Microsoft account" w:date="2022-08-07T12:37:00Z">
                                <w:r>
                                  <w:rPr>
                                    <w:noProof/>
                                  </w:rPr>
                                  <w:t>2</w:t>
                                </w:r>
                                <w:r>
                                  <w:fldChar w:fldCharType="end"/>
                                </w:r>
                                <w:bookmarkEnd w:id="158"/>
                                <w:r>
                                  <w:t>: Excel plot showing linear relationship and equation used for imputation of missing minimum temperature value.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E0120E" id="Text Box 3" o:spid="_x0000_s1027" type="#_x0000_t202" style="position:absolute;left:0;text-align:left;margin-left:16pt;margin-top:242.4pt;width:431.2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" stroked="f">
                  <v:textbox style="mso-fit-shape-to-text:t" inset="0,0,0,0">
                    <w:txbxContent>
                      <w:p w14:paraId="376B6BB4" w14:textId="7342CFB0" w:rsidR="00194ACD" w:rsidRPr="000602B8" w:rsidRDefault="00194ACD">
                        <w:pPr>
                          <w:pStyle w:val="Caption"/>
                          <w:rPr>
                            <w:noProof/>
                          </w:rPr>
                          <w:pPrChange w:id="161" w:author="Microsoft account" w:date="2022-08-07T12:37:00Z">
                            <w:pPr>
                              <w:spacing w:after="0" w:line="240" w:lineRule="auto"/>
                              <w:jc w:val="both"/>
                            </w:pPr>
                          </w:pPrChange>
                        </w:pPr>
                        <w:bookmarkStart w:id="162" w:name="_Ref110775002"/>
                        <w:ins w:id="163" w:author="Microsoft account" w:date="2022-08-07T12:37:00Z">
                          <w:r>
                            <w:t xml:space="preserve">Figure </w:t>
                          </w:r>
                          <w:r>
                            <w:fldChar w:fldCharType="begin"/>
                          </w:r>
                          <w:r>
                            <w:instrText xml:space="preserve"> SEQ Figure \* ARABIC </w:instrText>
                          </w:r>
                        </w:ins>
                        <w:r>
                          <w:fldChar w:fldCharType="separate"/>
                        </w:r>
                        <w:ins w:id="164" w:author="Microsoft account" w:date="2022-08-07T12:37:00Z">
                          <w:r>
                            <w:rPr>
                              <w:noProof/>
                            </w:rPr>
                            <w:t>2</w:t>
                          </w:r>
                          <w:r>
                            <w:fldChar w:fldCharType="end"/>
                          </w:r>
                          <w:bookmarkEnd w:id="162"/>
                          <w:r>
                            <w:t>: Excel plot showing linear relationship and equation used for imputation of missing minimum temperature value.</w:t>
                          </w:r>
                        </w:ins>
                      </w:p>
                    </w:txbxContent>
                  </v:textbox>
                </v:shape>
              </w:pict>
            </mc:Fallback>
          </mc:AlternateContent>
        </w:r>
      </w:ins>
    </w:p>
    <w:p w14:paraId="176B54F2" w14:textId="22B1D2AE" w:rsidR="00194ACD" w:rsidRDefault="00194ACD" w:rsidP="00E54499">
      <w:pPr>
        <w:spacing w:after="0" w:line="240" w:lineRule="auto"/>
        <w:jc w:val="both"/>
        <w:rPr>
          <w:ins w:id="165" w:author="Microsoft account" w:date="2022-08-07T12:33:00Z"/>
          <w:rFonts w:ascii="Arial" w:hAnsi="Arial" w:cs="Arial"/>
          <w:lang w:val="en-US"/>
        </w:rPr>
      </w:pPr>
    </w:p>
    <w:p w14:paraId="3717D0C9" w14:textId="3CFC054B" w:rsidR="00194ACD" w:rsidRDefault="00194ACD" w:rsidP="00E54499">
      <w:pPr>
        <w:spacing w:after="0" w:line="240" w:lineRule="auto"/>
        <w:jc w:val="both"/>
        <w:rPr>
          <w:ins w:id="166" w:author="Microsoft account" w:date="2022-08-07T12:36:00Z"/>
          <w:rFonts w:ascii="Arial" w:hAnsi="Arial" w:cs="Arial"/>
          <w:lang w:val="en-US"/>
        </w:rPr>
      </w:pPr>
    </w:p>
    <w:p w14:paraId="72BFEB4D" w14:textId="75DD16A7" w:rsidR="00194ACD" w:rsidRDefault="00194ACD" w:rsidP="00E54499">
      <w:pPr>
        <w:spacing w:after="0" w:line="240" w:lineRule="auto"/>
        <w:jc w:val="both"/>
        <w:rPr>
          <w:ins w:id="167" w:author="Microsoft account" w:date="2022-08-07T12:36:00Z"/>
          <w:rFonts w:ascii="Arial" w:hAnsi="Arial" w:cs="Arial"/>
          <w:lang w:val="en-US"/>
        </w:rPr>
      </w:pPr>
    </w:p>
    <w:p w14:paraId="47B2DCD0" w14:textId="77777777" w:rsidR="00194ACD" w:rsidRDefault="00194ACD" w:rsidP="00E54499">
      <w:pPr>
        <w:spacing w:after="0" w:line="240" w:lineRule="auto"/>
        <w:jc w:val="both"/>
        <w:rPr>
          <w:ins w:id="168" w:author="Microsoft account" w:date="2022-08-07T12:36:00Z"/>
          <w:rFonts w:ascii="Arial" w:hAnsi="Arial" w:cs="Arial"/>
          <w:lang w:val="en-US"/>
        </w:rPr>
      </w:pPr>
    </w:p>
    <w:p w14:paraId="33CDEA82" w14:textId="0FD86326" w:rsidR="00194ACD" w:rsidRDefault="00194ACD" w:rsidP="00E54499">
      <w:pPr>
        <w:spacing w:after="0" w:line="240" w:lineRule="auto"/>
        <w:jc w:val="both"/>
        <w:rPr>
          <w:ins w:id="169" w:author="Microsoft account" w:date="2022-08-07T12:36:00Z"/>
          <w:rFonts w:ascii="Arial" w:hAnsi="Arial" w:cs="Arial"/>
          <w:lang w:val="en-US"/>
        </w:rPr>
      </w:pPr>
    </w:p>
    <w:p w14:paraId="7DAA59FC" w14:textId="7FCC70E1" w:rsidR="00194ACD" w:rsidRDefault="00194ACD" w:rsidP="00E54499">
      <w:pPr>
        <w:spacing w:after="0" w:line="240" w:lineRule="auto"/>
        <w:jc w:val="both"/>
        <w:rPr>
          <w:ins w:id="170" w:author="Microsoft account" w:date="2022-08-07T12:36:00Z"/>
          <w:rFonts w:ascii="Arial" w:hAnsi="Arial" w:cs="Arial"/>
          <w:lang w:val="en-US"/>
        </w:rPr>
      </w:pPr>
    </w:p>
    <w:p w14:paraId="0B4B13CF" w14:textId="3207763E" w:rsidR="00194ACD" w:rsidRDefault="00194ACD" w:rsidP="00E54499">
      <w:pPr>
        <w:spacing w:after="0" w:line="240" w:lineRule="auto"/>
        <w:jc w:val="both"/>
        <w:rPr>
          <w:ins w:id="171" w:author="Microsoft account" w:date="2022-08-07T12:36:00Z"/>
          <w:rFonts w:ascii="Arial" w:hAnsi="Arial" w:cs="Arial"/>
          <w:lang w:val="en-US"/>
        </w:rPr>
      </w:pPr>
    </w:p>
    <w:p w14:paraId="5A439808" w14:textId="77777777" w:rsidR="00194ACD" w:rsidRDefault="00194ACD" w:rsidP="00E54499">
      <w:pPr>
        <w:spacing w:after="0" w:line="240" w:lineRule="auto"/>
        <w:jc w:val="both"/>
        <w:rPr>
          <w:ins w:id="172" w:author="Microsoft account" w:date="2022-08-07T12:36:00Z"/>
          <w:rFonts w:ascii="Arial" w:hAnsi="Arial" w:cs="Arial"/>
          <w:lang w:val="en-US"/>
        </w:rPr>
      </w:pPr>
    </w:p>
    <w:p w14:paraId="6E2C4EB5" w14:textId="19A41AC3" w:rsidR="00194ACD" w:rsidRDefault="00194ACD" w:rsidP="00E54499">
      <w:pPr>
        <w:spacing w:after="0" w:line="240" w:lineRule="auto"/>
        <w:jc w:val="both"/>
        <w:rPr>
          <w:ins w:id="173" w:author="Microsoft account" w:date="2022-08-07T12:36:00Z"/>
          <w:rFonts w:ascii="Arial" w:hAnsi="Arial" w:cs="Arial"/>
          <w:lang w:val="en-US"/>
        </w:rPr>
      </w:pPr>
    </w:p>
    <w:p w14:paraId="34D473DC" w14:textId="3C4332D8" w:rsidR="00194ACD" w:rsidRDefault="00194ACD" w:rsidP="00E54499">
      <w:pPr>
        <w:spacing w:after="0" w:line="240" w:lineRule="auto"/>
        <w:jc w:val="both"/>
        <w:rPr>
          <w:ins w:id="174" w:author="Microsoft account" w:date="2022-08-07T12:36:00Z"/>
          <w:rFonts w:ascii="Arial" w:hAnsi="Arial" w:cs="Arial"/>
          <w:lang w:val="en-US"/>
        </w:rPr>
      </w:pPr>
    </w:p>
    <w:p w14:paraId="556D8D5F" w14:textId="0A089B89" w:rsidR="00194ACD" w:rsidRDefault="00944090" w:rsidP="00E54499">
      <w:pPr>
        <w:spacing w:after="0" w:line="240" w:lineRule="auto"/>
        <w:jc w:val="both"/>
        <w:rPr>
          <w:ins w:id="175" w:author="Microsoft account" w:date="2022-08-07T12:36:00Z"/>
          <w:rFonts w:ascii="Arial" w:hAnsi="Arial" w:cs="Arial"/>
          <w:lang w:val="en-US"/>
        </w:rPr>
      </w:pPr>
      <w:r>
        <w:rPr>
          <w:noProof/>
          <w:lang w:eastAsia="en-AU"/>
        </w:rPr>
        <w:drawing>
          <wp:anchor distT="0" distB="0" distL="114300" distR="114300" simplePos="0" relativeHeight="251661312" behindDoc="1" locked="0" layoutInCell="1" allowOverlap="1" wp14:anchorId="780C1DE9" wp14:editId="09FF3205">
            <wp:simplePos x="0" y="0"/>
            <wp:positionH relativeFrom="column">
              <wp:posOffset>246743</wp:posOffset>
            </wp:positionH>
            <wp:positionV relativeFrom="paragraph">
              <wp:posOffset>-249555</wp:posOffset>
            </wp:positionV>
            <wp:extent cx="5476875" cy="3009900"/>
            <wp:effectExtent l="0" t="0" r="9525" b="0"/>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66D5562B" w14:textId="77777777" w:rsidR="00194ACD" w:rsidRDefault="00194ACD" w:rsidP="00E54499">
      <w:pPr>
        <w:spacing w:after="0" w:line="240" w:lineRule="auto"/>
        <w:jc w:val="both"/>
        <w:rPr>
          <w:ins w:id="176" w:author="Microsoft account" w:date="2022-08-07T12:36:00Z"/>
          <w:rFonts w:ascii="Arial" w:hAnsi="Arial" w:cs="Arial"/>
          <w:lang w:val="en-US"/>
        </w:rPr>
      </w:pPr>
    </w:p>
    <w:p w14:paraId="2157959A" w14:textId="77777777" w:rsidR="00194ACD" w:rsidRDefault="00194ACD" w:rsidP="00E54499">
      <w:pPr>
        <w:spacing w:after="0" w:line="240" w:lineRule="auto"/>
        <w:jc w:val="both"/>
        <w:rPr>
          <w:ins w:id="177" w:author="Microsoft account" w:date="2022-08-07T12:36:00Z"/>
          <w:rFonts w:ascii="Arial" w:hAnsi="Arial" w:cs="Arial"/>
          <w:lang w:val="en-US"/>
        </w:rPr>
      </w:pPr>
    </w:p>
    <w:p w14:paraId="3812F097" w14:textId="77777777" w:rsidR="00194ACD" w:rsidRDefault="00194ACD" w:rsidP="00E54499">
      <w:pPr>
        <w:spacing w:after="0" w:line="240" w:lineRule="auto"/>
        <w:jc w:val="both"/>
        <w:rPr>
          <w:ins w:id="178" w:author="Microsoft account" w:date="2022-08-07T12:36:00Z"/>
          <w:rFonts w:ascii="Arial" w:hAnsi="Arial" w:cs="Arial"/>
          <w:lang w:val="en-US"/>
        </w:rPr>
      </w:pPr>
    </w:p>
    <w:p w14:paraId="49A49ACF" w14:textId="77777777" w:rsidR="00194ACD" w:rsidRDefault="00194ACD" w:rsidP="00E54499">
      <w:pPr>
        <w:spacing w:after="0" w:line="240" w:lineRule="auto"/>
        <w:jc w:val="both"/>
        <w:rPr>
          <w:ins w:id="179" w:author="Microsoft account" w:date="2022-08-07T12:36:00Z"/>
          <w:rFonts w:ascii="Arial" w:hAnsi="Arial" w:cs="Arial"/>
          <w:lang w:val="en-US"/>
        </w:rPr>
      </w:pPr>
    </w:p>
    <w:p w14:paraId="4AD3DBC1" w14:textId="77777777" w:rsidR="00194ACD" w:rsidRDefault="00194ACD" w:rsidP="00E54499">
      <w:pPr>
        <w:spacing w:after="0" w:line="240" w:lineRule="auto"/>
        <w:jc w:val="both"/>
        <w:rPr>
          <w:ins w:id="180" w:author="Microsoft account" w:date="2022-08-07T12:36:00Z"/>
          <w:rFonts w:ascii="Arial" w:hAnsi="Arial" w:cs="Arial"/>
          <w:lang w:val="en-US"/>
        </w:rPr>
      </w:pPr>
    </w:p>
    <w:p w14:paraId="3CA24BD0" w14:textId="77777777" w:rsidR="00194ACD" w:rsidRDefault="00194ACD" w:rsidP="00E54499">
      <w:pPr>
        <w:spacing w:after="0" w:line="240" w:lineRule="auto"/>
        <w:jc w:val="both"/>
        <w:rPr>
          <w:ins w:id="181" w:author="Microsoft account" w:date="2022-08-07T12:36:00Z"/>
          <w:rFonts w:ascii="Arial" w:hAnsi="Arial" w:cs="Arial"/>
          <w:lang w:val="en-US"/>
        </w:rPr>
      </w:pPr>
    </w:p>
    <w:p w14:paraId="39433617" w14:textId="77777777" w:rsidR="00194ACD" w:rsidRDefault="00194ACD" w:rsidP="00E54499">
      <w:pPr>
        <w:spacing w:after="0" w:line="240" w:lineRule="auto"/>
        <w:jc w:val="both"/>
        <w:rPr>
          <w:ins w:id="182" w:author="Microsoft account" w:date="2022-08-07T12:36:00Z"/>
          <w:rFonts w:ascii="Arial" w:hAnsi="Arial" w:cs="Arial"/>
          <w:lang w:val="en-US"/>
        </w:rPr>
      </w:pPr>
    </w:p>
    <w:p w14:paraId="627EEDCA" w14:textId="77777777" w:rsidR="00194ACD" w:rsidRDefault="00194ACD" w:rsidP="00E54499">
      <w:pPr>
        <w:spacing w:after="0" w:line="240" w:lineRule="auto"/>
        <w:jc w:val="both"/>
        <w:rPr>
          <w:ins w:id="183" w:author="Microsoft account" w:date="2022-08-07T12:36:00Z"/>
          <w:rFonts w:ascii="Arial" w:hAnsi="Arial" w:cs="Arial"/>
          <w:lang w:val="en-US"/>
        </w:rPr>
      </w:pPr>
    </w:p>
    <w:p w14:paraId="3A754BA1" w14:textId="77777777" w:rsidR="00194ACD" w:rsidRDefault="00194ACD" w:rsidP="00E54499">
      <w:pPr>
        <w:spacing w:after="0" w:line="240" w:lineRule="auto"/>
        <w:jc w:val="both"/>
        <w:rPr>
          <w:rFonts w:ascii="Arial" w:hAnsi="Arial" w:cs="Arial"/>
          <w:lang w:val="en-US"/>
        </w:rPr>
      </w:pPr>
    </w:p>
    <w:p w14:paraId="51444F85" w14:textId="77777777" w:rsidR="00944090" w:rsidRDefault="00944090" w:rsidP="003365A5">
      <w:pPr>
        <w:spacing w:after="0" w:line="240" w:lineRule="auto"/>
        <w:ind w:left="720"/>
        <w:jc w:val="both"/>
        <w:rPr>
          <w:ins w:id="184" w:author="estela" w:date="2022-08-07T18:50:00Z"/>
          <w:rFonts w:ascii="Arial" w:hAnsi="Arial" w:cs="Arial"/>
          <w:b/>
          <w:bCs/>
          <w:lang w:val="en-US"/>
        </w:rPr>
      </w:pPr>
    </w:p>
    <w:p w14:paraId="6473D1A0" w14:textId="77777777" w:rsidR="00944090" w:rsidRDefault="00944090" w:rsidP="003365A5">
      <w:pPr>
        <w:spacing w:after="0" w:line="240" w:lineRule="auto"/>
        <w:ind w:left="720"/>
        <w:jc w:val="both"/>
        <w:rPr>
          <w:ins w:id="185" w:author="estela" w:date="2022-08-07T18:50:00Z"/>
          <w:rFonts w:ascii="Arial" w:hAnsi="Arial" w:cs="Arial"/>
          <w:b/>
          <w:bCs/>
          <w:lang w:val="en-US"/>
        </w:rPr>
      </w:pPr>
    </w:p>
    <w:p w14:paraId="6E907CC8" w14:textId="77777777" w:rsidR="00944090" w:rsidRDefault="00944090" w:rsidP="003365A5">
      <w:pPr>
        <w:spacing w:after="0" w:line="240" w:lineRule="auto"/>
        <w:ind w:left="720"/>
        <w:jc w:val="both"/>
        <w:rPr>
          <w:ins w:id="186" w:author="estela" w:date="2022-08-07T18:50:00Z"/>
          <w:rFonts w:ascii="Arial" w:hAnsi="Arial" w:cs="Arial"/>
          <w:b/>
          <w:bCs/>
          <w:lang w:val="en-US"/>
        </w:rPr>
      </w:pPr>
    </w:p>
    <w:p w14:paraId="4F70D002" w14:textId="77777777" w:rsidR="00944090" w:rsidRDefault="00944090" w:rsidP="003365A5">
      <w:pPr>
        <w:spacing w:after="0" w:line="240" w:lineRule="auto"/>
        <w:ind w:left="720"/>
        <w:jc w:val="both"/>
        <w:rPr>
          <w:ins w:id="187" w:author="estela" w:date="2022-08-07T18:50:00Z"/>
          <w:rFonts w:ascii="Arial" w:hAnsi="Arial" w:cs="Arial"/>
          <w:b/>
          <w:bCs/>
          <w:lang w:val="en-US"/>
        </w:rPr>
      </w:pPr>
    </w:p>
    <w:p w14:paraId="2923D311" w14:textId="77777777" w:rsidR="00944090" w:rsidRDefault="00944090" w:rsidP="003365A5">
      <w:pPr>
        <w:spacing w:after="0" w:line="240" w:lineRule="auto"/>
        <w:ind w:left="720"/>
        <w:jc w:val="both"/>
        <w:rPr>
          <w:ins w:id="188" w:author="estela" w:date="2022-08-07T18:50:00Z"/>
          <w:rFonts w:ascii="Arial" w:hAnsi="Arial" w:cs="Arial"/>
          <w:b/>
          <w:bCs/>
          <w:lang w:val="en-US"/>
        </w:rPr>
      </w:pPr>
    </w:p>
    <w:p w14:paraId="08FFBD6D" w14:textId="77777777" w:rsidR="00944090" w:rsidRDefault="00944090" w:rsidP="003365A5">
      <w:pPr>
        <w:spacing w:after="0" w:line="240" w:lineRule="auto"/>
        <w:ind w:left="720"/>
        <w:jc w:val="both"/>
        <w:rPr>
          <w:ins w:id="189" w:author="estela" w:date="2022-08-07T18:50:00Z"/>
          <w:rFonts w:ascii="Arial" w:hAnsi="Arial" w:cs="Arial"/>
          <w:b/>
          <w:bCs/>
          <w:lang w:val="en-US"/>
        </w:rPr>
      </w:pPr>
    </w:p>
    <w:p w14:paraId="632EC6D4" w14:textId="38332A6B" w:rsidR="00944090" w:rsidRDefault="00D768D2" w:rsidP="003365A5">
      <w:pPr>
        <w:spacing w:after="0" w:line="240" w:lineRule="auto"/>
        <w:ind w:left="720"/>
        <w:jc w:val="both"/>
        <w:rPr>
          <w:ins w:id="190" w:author="estela" w:date="2022-08-07T18:50:00Z"/>
          <w:rFonts w:ascii="Arial" w:hAnsi="Arial" w:cs="Arial"/>
          <w:b/>
          <w:bCs/>
          <w:lang w:val="en-US"/>
        </w:rPr>
      </w:pPr>
      <w:ins w:id="191" w:author="estela" w:date="2022-08-07T18:52:00Z">
        <w:r>
          <w:rPr>
            <w:noProof/>
            <w:lang w:eastAsia="en-AU"/>
          </w:rPr>
          <mc:AlternateContent>
            <mc:Choice Requires="wps">
              <w:drawing>
                <wp:anchor distT="0" distB="0" distL="114300" distR="114300" simplePos="0" relativeHeight="251678720" behindDoc="0" locked="0" layoutInCell="1" allowOverlap="1" wp14:anchorId="4C079710" wp14:editId="36243DFC">
                  <wp:simplePos x="0" y="0"/>
                  <wp:positionH relativeFrom="column">
                    <wp:posOffset>245110</wp:posOffset>
                  </wp:positionH>
                  <wp:positionV relativeFrom="paragraph">
                    <wp:posOffset>310515</wp:posOffset>
                  </wp:positionV>
                  <wp:extent cx="5476875" cy="635"/>
                  <wp:effectExtent l="0" t="0" r="9525" b="0"/>
                  <wp:wrapTopAndBottom/>
                  <wp:docPr id="4" name="Text Box 4"/>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207423CA" w14:textId="314C7ED6" w:rsidR="00D768D2" w:rsidRPr="00FB104C" w:rsidRDefault="00D768D2">
                              <w:pPr>
                                <w:pStyle w:val="Caption"/>
                                <w:rPr>
                                  <w:noProof/>
                                </w:rPr>
                                <w:pPrChange w:id="192" w:author="Microsoft account" w:date="2022-08-07T12:35:00Z">
                                  <w:pPr>
                                    <w:spacing w:after="0" w:line="240" w:lineRule="auto"/>
                                    <w:jc w:val="both"/>
                                  </w:pPr>
                                </w:pPrChange>
                              </w:pPr>
                              <w:ins w:id="193" w:author="Microsoft account" w:date="2022-08-07T12:35:00Z">
                                <w:r>
                                  <w:t xml:space="preserve">Figure </w:t>
                                </w:r>
                              </w:ins>
                              <w:ins w:id="194" w:author="estela" w:date="2022-08-07T18:52:00Z">
                                <w:r>
                                  <w:t>2</w:t>
                                </w:r>
                              </w:ins>
                              <w:ins w:id="195" w:author="Microsoft account" w:date="2022-08-07T12:35:00Z">
                                <w:del w:id="196" w:author="estela" w:date="2022-08-07T18:52:00Z">
                                  <w:r w:rsidDel="00D768D2">
                                    <w:fldChar w:fldCharType="begin"/>
                                  </w:r>
                                  <w:r w:rsidDel="00D768D2">
                                    <w:delInstrText xml:space="preserve"> SEQ Figure \* ARABIC </w:delInstrText>
                                  </w:r>
                                </w:del>
                              </w:ins>
                              <w:del w:id="197" w:author="estela" w:date="2022-08-07T18:52:00Z">
                                <w:r w:rsidDel="00D768D2">
                                  <w:fldChar w:fldCharType="separate"/>
                                </w:r>
                              </w:del>
                              <w:ins w:id="198" w:author="Microsoft account" w:date="2022-08-07T12:37:00Z">
                                <w:del w:id="199" w:author="estela" w:date="2022-08-07T18:52:00Z">
                                  <w:r w:rsidDel="00D768D2">
                                    <w:rPr>
                                      <w:noProof/>
                                    </w:rPr>
                                    <w:delText>1</w:delText>
                                  </w:r>
                                </w:del>
                              </w:ins>
                              <w:ins w:id="200" w:author="Microsoft account" w:date="2022-08-07T12:35:00Z">
                                <w:del w:id="201" w:author="estela" w:date="2022-08-07T18:52:00Z">
                                  <w:r w:rsidDel="00D768D2">
                                    <w:fldChar w:fldCharType="end"/>
                                  </w:r>
                                </w:del>
                                <w:r>
                                  <w:t xml:space="preserve">: Scatterplot </w:t>
                                </w:r>
                                <w:del w:id="202" w:author="estela" w:date="2022-08-07T18:53:00Z">
                                  <w:r w:rsidDel="00D768D2">
                                    <w:delText>from Google OpenRefine</w:delText>
                                  </w:r>
                                  <w:r w:rsidDel="00D768D2">
                                    <w:rPr>
                                      <w:noProof/>
                                    </w:rPr>
                                    <w:delText xml:space="preserve"> showing correlations between features in the weather dataset</w:delText>
                                  </w:r>
                                </w:del>
                              </w:ins>
                              <w:ins w:id="203" w:author="Microsoft account" w:date="2022-08-07T12:37:00Z">
                                <w:del w:id="204" w:author="estela" w:date="2022-08-07T18:53:00Z">
                                  <w:r w:rsidDel="00D768D2">
                                    <w:rPr>
                                      <w:noProof/>
                                    </w:rPr>
                                    <w:delText>. These plots used for data imputation and model feature selection.</w:delText>
                                  </w:r>
                                </w:del>
                              </w:ins>
                              <w:ins w:id="205" w:author="estela" w:date="2022-08-07T18:53:00Z">
                                <w:r>
                                  <w:t>from Excel for minimum temperature vs 9 am Tem</w:t>
                                </w:r>
                              </w:ins>
                              <w:ins w:id="206" w:author="estela" w:date="2022-08-07T18:54:00Z">
                                <w:r>
                                  <w:t xml:space="preserve">p in </w:t>
                                </w:r>
                                <w:r w:rsidRPr="00D768D2">
                                  <w:rPr>
                                    <w:vertAlign w:val="superscript"/>
                                    <w:rPrChange w:id="207" w:author="estela" w:date="2022-08-07T18:54:00Z">
                                      <w:rPr/>
                                    </w:rPrChange>
                                  </w:rPr>
                                  <w:t>o</w:t>
                                </w:r>
                                <w:r>
                                  <w:t>C</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79710" id="Text Box 4" o:spid="_x0000_s1028" type="#_x0000_t202" style="position:absolute;left:0;text-align:left;margin-left:19.3pt;margin-top:24.45pt;width:431.2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" stroked="f">
                  <v:textbox style="mso-fit-shape-to-text:t" inset="0,0,0,0">
                    <w:txbxContent>
                      <w:p w14:paraId="207423CA" w14:textId="314C7ED6" w:rsidR="00D768D2" w:rsidRPr="00FB104C" w:rsidRDefault="00D768D2">
                        <w:pPr>
                          <w:pStyle w:val="Caption"/>
                          <w:rPr>
                            <w:noProof/>
                          </w:rPr>
                          <w:pPrChange w:id="208" w:author="Microsoft account" w:date="2022-08-07T12:35:00Z">
                            <w:pPr>
                              <w:spacing w:after="0" w:line="240" w:lineRule="auto"/>
                              <w:jc w:val="both"/>
                            </w:pPr>
                          </w:pPrChange>
                        </w:pPr>
                        <w:ins w:id="209" w:author="Microsoft account" w:date="2022-08-07T12:35:00Z">
                          <w:r>
                            <w:t xml:space="preserve">Figure </w:t>
                          </w:r>
                        </w:ins>
                        <w:ins w:id="210" w:author="estela" w:date="2022-08-07T18:52:00Z">
                          <w:r>
                            <w:t>2</w:t>
                          </w:r>
                        </w:ins>
                        <w:ins w:id="211" w:author="Microsoft account" w:date="2022-08-07T12:35:00Z">
                          <w:del w:id="212" w:author="estela" w:date="2022-08-07T18:52:00Z">
                            <w:r w:rsidDel="00D768D2">
                              <w:fldChar w:fldCharType="begin"/>
                            </w:r>
                            <w:r w:rsidDel="00D768D2">
                              <w:delInstrText xml:space="preserve"> SEQ Figure \* ARABIC </w:delInstrText>
                            </w:r>
                          </w:del>
                        </w:ins>
                        <w:del w:id="213" w:author="estela" w:date="2022-08-07T18:52:00Z">
                          <w:r w:rsidDel="00D768D2">
                            <w:fldChar w:fldCharType="separate"/>
                          </w:r>
                        </w:del>
                        <w:ins w:id="214" w:author="Microsoft account" w:date="2022-08-07T12:37:00Z">
                          <w:del w:id="215" w:author="estela" w:date="2022-08-07T18:52:00Z">
                            <w:r w:rsidDel="00D768D2">
                              <w:rPr>
                                <w:noProof/>
                              </w:rPr>
                              <w:delText>1</w:delText>
                            </w:r>
                          </w:del>
                        </w:ins>
                        <w:ins w:id="216" w:author="Microsoft account" w:date="2022-08-07T12:35:00Z">
                          <w:del w:id="217" w:author="estela" w:date="2022-08-07T18:52:00Z">
                            <w:r w:rsidDel="00D768D2">
                              <w:fldChar w:fldCharType="end"/>
                            </w:r>
                          </w:del>
                          <w:r>
                            <w:t xml:space="preserve">: Scatterplot </w:t>
                          </w:r>
                          <w:del w:id="218" w:author="estela" w:date="2022-08-07T18:53:00Z">
                            <w:r w:rsidDel="00D768D2">
                              <w:delText>from Google OpenRefine</w:delText>
                            </w:r>
                            <w:r w:rsidDel="00D768D2">
                              <w:rPr>
                                <w:noProof/>
                              </w:rPr>
                              <w:delText xml:space="preserve"> showing correlations between features in the weather dataset</w:delText>
                            </w:r>
                          </w:del>
                        </w:ins>
                        <w:ins w:id="219" w:author="Microsoft account" w:date="2022-08-07T12:37:00Z">
                          <w:del w:id="220" w:author="estela" w:date="2022-08-07T18:53:00Z">
                            <w:r w:rsidDel="00D768D2">
                              <w:rPr>
                                <w:noProof/>
                              </w:rPr>
                              <w:delText>. These plots used for data imputation and model feature selection.</w:delText>
                            </w:r>
                          </w:del>
                        </w:ins>
                        <w:ins w:id="221" w:author="estela" w:date="2022-08-07T18:53:00Z">
                          <w:r>
                            <w:t>from Excel for minimum temperature vs 9 am Tem</w:t>
                          </w:r>
                        </w:ins>
                        <w:ins w:id="222" w:author="estela" w:date="2022-08-07T18:54:00Z">
                          <w:r>
                            <w:t xml:space="preserve">p in </w:t>
                          </w:r>
                          <w:r w:rsidRPr="00D768D2">
                            <w:rPr>
                              <w:vertAlign w:val="superscript"/>
                              <w:rPrChange w:id="223" w:author="estela" w:date="2022-08-07T18:54:00Z">
                                <w:rPr/>
                              </w:rPrChange>
                            </w:rPr>
                            <w:t>o</w:t>
                          </w:r>
                          <w:r>
                            <w:t>C</w:t>
                          </w:r>
                        </w:ins>
                      </w:p>
                    </w:txbxContent>
                  </v:textbox>
                  <w10:wrap type="topAndBottom"/>
                </v:shape>
              </w:pict>
            </mc:Fallback>
          </mc:AlternateContent>
        </w:r>
      </w:ins>
    </w:p>
    <w:p w14:paraId="7DE5364B" w14:textId="77777777" w:rsidR="00944090" w:rsidRDefault="00944090" w:rsidP="003365A5">
      <w:pPr>
        <w:spacing w:after="0" w:line="240" w:lineRule="auto"/>
        <w:ind w:left="720"/>
        <w:jc w:val="both"/>
        <w:rPr>
          <w:ins w:id="224" w:author="estela" w:date="2022-08-07T18:50:00Z"/>
          <w:rFonts w:ascii="Arial" w:hAnsi="Arial" w:cs="Arial"/>
          <w:b/>
          <w:bCs/>
          <w:lang w:val="en-US"/>
        </w:rPr>
      </w:pPr>
    </w:p>
    <w:p w14:paraId="2B5338A2" w14:textId="23B550B0" w:rsidR="003365A5" w:rsidRPr="003365A5" w:rsidRDefault="003365A5" w:rsidP="003365A5">
      <w:pPr>
        <w:spacing w:after="0" w:line="240" w:lineRule="auto"/>
        <w:ind w:left="720"/>
        <w:jc w:val="both"/>
        <w:rPr>
          <w:rFonts w:ascii="Arial" w:hAnsi="Arial" w:cs="Arial"/>
          <w:b/>
          <w:bCs/>
          <w:lang w:val="en-US"/>
        </w:rPr>
      </w:pPr>
      <w:r w:rsidRPr="003365A5">
        <w:rPr>
          <w:rFonts w:ascii="Arial" w:hAnsi="Arial" w:cs="Arial"/>
          <w:b/>
          <w:bCs/>
          <w:lang w:val="en-US"/>
        </w:rPr>
        <w:t>3.3 Data Exploration</w:t>
      </w:r>
    </w:p>
    <w:p w14:paraId="3CBAE127" w14:textId="3F2D5B20" w:rsidR="004469D3" w:rsidRDefault="004469D3" w:rsidP="00E54499">
      <w:pPr>
        <w:spacing w:after="0" w:line="240" w:lineRule="auto"/>
        <w:jc w:val="both"/>
        <w:rPr>
          <w:rFonts w:ascii="Arial" w:hAnsi="Arial" w:cs="Arial"/>
          <w:lang w:val="en-US"/>
        </w:rPr>
      </w:pPr>
    </w:p>
    <w:p w14:paraId="5757BB20" w14:textId="36C1188E" w:rsidR="004469D3" w:rsidRPr="004469D3" w:rsidDel="00776DAA" w:rsidRDefault="004469D3" w:rsidP="004469D3">
      <w:pPr>
        <w:spacing w:after="0" w:line="240" w:lineRule="auto"/>
        <w:jc w:val="both"/>
        <w:rPr>
          <w:del w:id="225" w:author="Microsoft account" w:date="2022-08-07T14:34:00Z"/>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OpenRefine, </w:t>
      </w:r>
      <w:ins w:id="226" w:author="Microsoft account" w:date="2022-08-07T15:06:00Z">
        <w:r w:rsidR="00135A2D">
          <w:rPr>
            <w:rFonts w:ascii="Arial" w:hAnsi="Arial" w:cs="Arial"/>
            <w:lang w:val="en-US"/>
          </w:rPr>
          <w:t>and where</w:t>
        </w:r>
      </w:ins>
      <w:del w:id="227" w:author="Microsoft account" w:date="2022-08-07T15:06:00Z">
        <w:r w:rsidRPr="004469D3" w:rsidDel="00135A2D">
          <w:rPr>
            <w:rFonts w:ascii="Arial" w:hAnsi="Arial" w:cs="Arial"/>
            <w:lang w:val="en-US"/>
          </w:rPr>
          <w:delText>removing</w:delText>
        </w:r>
      </w:del>
      <w:r w:rsidRPr="004469D3">
        <w:rPr>
          <w:rFonts w:ascii="Arial" w:hAnsi="Arial" w:cs="Arial"/>
          <w:lang w:val="en-US"/>
        </w:rPr>
        <w:t xml:space="preserve"> features</w:t>
      </w:r>
      <w:del w:id="228" w:author="Microsoft account" w:date="2022-08-07T15:06:00Z">
        <w:r w:rsidRPr="004469D3" w:rsidDel="00135A2D">
          <w:rPr>
            <w:rFonts w:ascii="Arial" w:hAnsi="Arial" w:cs="Arial"/>
            <w:lang w:val="en-US"/>
          </w:rPr>
          <w:delText xml:space="preserve"> that</w:delText>
        </w:r>
      </w:del>
      <w:r w:rsidRPr="004469D3">
        <w:rPr>
          <w:rFonts w:ascii="Arial" w:hAnsi="Arial" w:cs="Arial"/>
          <w:lang w:val="en-US"/>
        </w:rPr>
        <w:t xml:space="preserve"> appear</w:t>
      </w:r>
      <w:ins w:id="229" w:author="Microsoft account" w:date="2022-08-07T15:06:00Z">
        <w:r w:rsidR="00135A2D">
          <w:rPr>
            <w:rFonts w:ascii="Arial" w:hAnsi="Arial" w:cs="Arial"/>
            <w:lang w:val="en-US"/>
          </w:rPr>
          <w:t>ed</w:t>
        </w:r>
      </w:ins>
      <w:r w:rsidRPr="004469D3">
        <w:rPr>
          <w:rFonts w:ascii="Arial" w:hAnsi="Arial" w:cs="Arial"/>
          <w:lang w:val="en-US"/>
        </w:rPr>
        <w:t xml:space="preserve"> to be correlated with</w:t>
      </w:r>
      <w:del w:id="230" w:author="Microsoft account" w:date="2022-08-07T11:22:00Z">
        <w:r w:rsidRPr="004469D3" w:rsidDel="00B50250">
          <w:rPr>
            <w:rFonts w:ascii="Arial" w:hAnsi="Arial" w:cs="Arial"/>
            <w:lang w:val="en-US"/>
          </w:rPr>
          <w:delText xml:space="preserve"> each</w:delText>
        </w:r>
      </w:del>
      <w:r w:rsidRPr="004469D3">
        <w:rPr>
          <w:rFonts w:ascii="Arial" w:hAnsi="Arial" w:cs="Arial"/>
          <w:lang w:val="en-US"/>
        </w:rPr>
        <w:t xml:space="preserve"> other</w:t>
      </w:r>
      <w:ins w:id="231" w:author="Microsoft account" w:date="2022-08-07T11:22:00Z">
        <w:r w:rsidR="00B50250">
          <w:rPr>
            <w:rFonts w:ascii="Arial" w:hAnsi="Arial" w:cs="Arial"/>
            <w:lang w:val="en-US"/>
          </w:rPr>
          <w:t xml:space="preserve"> features</w:t>
        </w:r>
      </w:ins>
      <w:ins w:id="232" w:author="Microsoft account" w:date="2022-08-07T15:06:00Z">
        <w:r w:rsidR="00135A2D">
          <w:rPr>
            <w:rFonts w:ascii="Arial" w:hAnsi="Arial" w:cs="Arial"/>
            <w:lang w:val="en-US"/>
          </w:rPr>
          <w:t>, one of those features was removed (usually the 9am or 3pm “snapshot” data)</w:t>
        </w:r>
      </w:ins>
      <w:r w:rsidRPr="004469D3">
        <w:rPr>
          <w:rFonts w:ascii="Arial" w:hAnsi="Arial" w:cs="Arial"/>
          <w:lang w:val="en-US"/>
        </w:rPr>
        <w:t>. We’ve also removed wind direction features as they are discret</w:t>
      </w:r>
      <w:ins w:id="233" w:author="Microsoft account" w:date="2022-08-07T15:08:00Z">
        <w:r w:rsidR="00135A2D">
          <w:rPr>
            <w:rFonts w:ascii="Arial" w:hAnsi="Arial" w:cs="Arial"/>
            <w:lang w:val="en-US"/>
          </w:rPr>
          <w:t>ized</w:t>
        </w:r>
      </w:ins>
      <w:del w:id="234" w:author="Microsoft account" w:date="2022-08-07T15:08:00Z">
        <w:r w:rsidRPr="004469D3" w:rsidDel="00135A2D">
          <w:rPr>
            <w:rFonts w:ascii="Arial" w:hAnsi="Arial" w:cs="Arial"/>
            <w:lang w:val="en-US"/>
          </w:rPr>
          <w:delText>e</w:delText>
        </w:r>
      </w:del>
      <w:r w:rsidRPr="004469D3">
        <w:rPr>
          <w:rFonts w:ascii="Arial" w:hAnsi="Arial" w:cs="Arial"/>
          <w:lang w:val="en-US"/>
        </w:rPr>
        <w:t xml:space="preserve"> features</w:t>
      </w:r>
      <w:ins w:id="235" w:author="Microsoft account" w:date="2022-08-07T15:22:00Z">
        <w:r w:rsidR="00B22321">
          <w:rPr>
            <w:rFonts w:ascii="Arial" w:hAnsi="Arial" w:cs="Arial"/>
            <w:lang w:val="en-US"/>
          </w:rPr>
          <w:t xml:space="preserve"> and e</w:t>
        </w:r>
      </w:ins>
      <w:del w:id="236" w:author="Microsoft account" w:date="2022-08-07T15:22:00Z">
        <w:r w:rsidR="00195581" w:rsidDel="00B22321">
          <w:rPr>
            <w:rFonts w:ascii="Arial" w:hAnsi="Arial" w:cs="Arial"/>
            <w:lang w:val="en-US"/>
          </w:rPr>
          <w:delText>. E</w:delText>
        </w:r>
      </w:del>
      <w:r w:rsidRPr="004469D3">
        <w:rPr>
          <w:rFonts w:ascii="Arial" w:hAnsi="Arial" w:cs="Arial"/>
          <w:lang w:val="en-US"/>
        </w:rPr>
        <w:t xml:space="preserve">ven if we change it to other data formats it will not add value to our model and by domain knowledge, we think they are unnecessary. We also chose minimum temperature as it works better than any other temperature features. </w:t>
      </w:r>
    </w:p>
    <w:p w14:paraId="7E56605E" w14:textId="2B67D30D" w:rsidR="00DA6FDC" w:rsidDel="00776DAA" w:rsidRDefault="00DA6FDC" w:rsidP="00E54499">
      <w:pPr>
        <w:spacing w:after="0" w:line="240" w:lineRule="auto"/>
        <w:jc w:val="both"/>
        <w:rPr>
          <w:del w:id="237" w:author="Microsoft account" w:date="2022-08-07T14:34:00Z"/>
          <w:rFonts w:ascii="Arial" w:hAnsi="Arial" w:cs="Arial"/>
          <w:lang w:val="en-US"/>
        </w:rPr>
      </w:pPr>
    </w:p>
    <w:p w14:paraId="086C04FA" w14:textId="5D84F57F" w:rsidR="006556AB" w:rsidDel="00776DAA" w:rsidRDefault="00A92ABB" w:rsidP="00E54499">
      <w:pPr>
        <w:spacing w:after="0" w:line="240" w:lineRule="auto"/>
        <w:jc w:val="both"/>
        <w:rPr>
          <w:del w:id="238" w:author="Microsoft account" w:date="2022-08-07T14:34:00Z"/>
          <w:rFonts w:ascii="Arial" w:hAnsi="Arial" w:cs="Arial"/>
          <w:lang w:val="en-US"/>
        </w:rPr>
      </w:pPr>
      <w:del w:id="239" w:author="Microsoft account" w:date="2022-08-07T14:33:00Z">
        <w:r w:rsidDel="00776DAA">
          <w:rPr>
            <w:noProof/>
            <w:lang w:eastAsia="en-AU"/>
          </w:rPr>
          <w:drawing>
            <wp:anchor distT="0" distB="0" distL="114300" distR="114300" simplePos="0" relativeHeight="251658240" behindDoc="1" locked="0" layoutInCell="1" allowOverlap="1" wp14:anchorId="608229BE" wp14:editId="50CAFB40">
              <wp:simplePos x="0" y="0"/>
              <wp:positionH relativeFrom="column">
                <wp:posOffset>782778</wp:posOffset>
              </wp:positionH>
              <wp:positionV relativeFrom="paragraph">
                <wp:posOffset>-17549</wp:posOffset>
              </wp:positionV>
              <wp:extent cx="4609923" cy="3130062"/>
              <wp:effectExtent l="0" t="0" r="635" b="13335"/>
              <wp:wrapNone/>
              <wp:docPr id="12" name="Chart 1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margin">
                <wp14:pctWidth>0</wp14:pctWidth>
              </wp14:sizeRelH>
              <wp14:sizeRelV relativeFrom="margin">
                <wp14:pctHeight>0</wp14:pctHeight>
              </wp14:sizeRelV>
            </wp:anchor>
          </w:drawing>
        </w:r>
      </w:del>
    </w:p>
    <w:p w14:paraId="4858E3E0" w14:textId="6704FB80" w:rsidR="006556AB" w:rsidDel="00776DAA" w:rsidRDefault="006556AB" w:rsidP="00E54499">
      <w:pPr>
        <w:spacing w:after="0" w:line="240" w:lineRule="auto"/>
        <w:jc w:val="both"/>
        <w:rPr>
          <w:del w:id="240" w:author="Microsoft account" w:date="2022-08-07T14:34:00Z"/>
          <w:rFonts w:ascii="Arial" w:hAnsi="Arial" w:cs="Arial"/>
          <w:lang w:val="en-US"/>
        </w:rPr>
      </w:pPr>
    </w:p>
    <w:p w14:paraId="269767CA" w14:textId="14FEDBE0" w:rsidR="006556AB" w:rsidDel="00776DAA" w:rsidRDefault="006556AB" w:rsidP="00E54499">
      <w:pPr>
        <w:spacing w:after="0" w:line="240" w:lineRule="auto"/>
        <w:jc w:val="both"/>
        <w:rPr>
          <w:del w:id="241" w:author="Microsoft account" w:date="2022-08-07T14:34:00Z"/>
          <w:rFonts w:ascii="Arial" w:hAnsi="Arial" w:cs="Arial"/>
          <w:lang w:val="en-US"/>
        </w:rPr>
      </w:pPr>
    </w:p>
    <w:p w14:paraId="479E9F6E" w14:textId="00DBBAA6" w:rsidR="006556AB" w:rsidDel="00776DAA" w:rsidRDefault="006556AB" w:rsidP="00E54499">
      <w:pPr>
        <w:spacing w:after="0" w:line="240" w:lineRule="auto"/>
        <w:jc w:val="both"/>
        <w:rPr>
          <w:del w:id="242" w:author="Microsoft account" w:date="2022-08-07T14:34:00Z"/>
          <w:rFonts w:ascii="Arial" w:hAnsi="Arial" w:cs="Arial"/>
          <w:lang w:val="en-US"/>
        </w:rPr>
      </w:pPr>
    </w:p>
    <w:p w14:paraId="477EE0B9" w14:textId="066E0B75" w:rsidR="006556AB" w:rsidDel="00776DAA" w:rsidRDefault="006556AB" w:rsidP="00E54499">
      <w:pPr>
        <w:spacing w:after="0" w:line="240" w:lineRule="auto"/>
        <w:jc w:val="both"/>
        <w:rPr>
          <w:del w:id="243" w:author="Microsoft account" w:date="2022-08-07T14:34:00Z"/>
          <w:rFonts w:ascii="Arial" w:hAnsi="Arial" w:cs="Arial"/>
          <w:lang w:val="en-US"/>
        </w:rPr>
      </w:pPr>
    </w:p>
    <w:p w14:paraId="6B7F51D5" w14:textId="373DC7E9" w:rsidR="006556AB" w:rsidDel="00776DAA" w:rsidRDefault="006556AB" w:rsidP="00E54499">
      <w:pPr>
        <w:spacing w:after="0" w:line="240" w:lineRule="auto"/>
        <w:jc w:val="both"/>
        <w:rPr>
          <w:del w:id="244" w:author="Microsoft account" w:date="2022-08-07T14:34:00Z"/>
          <w:rFonts w:ascii="Arial" w:hAnsi="Arial" w:cs="Arial"/>
          <w:lang w:val="en-US"/>
        </w:rPr>
      </w:pPr>
    </w:p>
    <w:p w14:paraId="77EF56E8" w14:textId="5F2BB1D1" w:rsidR="006556AB" w:rsidDel="00776DAA" w:rsidRDefault="006556AB" w:rsidP="00E54499">
      <w:pPr>
        <w:spacing w:after="0" w:line="240" w:lineRule="auto"/>
        <w:jc w:val="both"/>
        <w:rPr>
          <w:del w:id="245" w:author="Microsoft account" w:date="2022-08-07T14:34:00Z"/>
          <w:rFonts w:ascii="Arial" w:hAnsi="Arial" w:cs="Arial"/>
          <w:lang w:val="en-US"/>
        </w:rPr>
      </w:pPr>
    </w:p>
    <w:p w14:paraId="1A75BB4F" w14:textId="29B66331" w:rsidR="006556AB" w:rsidDel="00776DAA" w:rsidRDefault="006556AB" w:rsidP="00E54499">
      <w:pPr>
        <w:spacing w:after="0" w:line="240" w:lineRule="auto"/>
        <w:jc w:val="both"/>
        <w:rPr>
          <w:del w:id="246" w:author="Microsoft account" w:date="2022-08-07T14:34:00Z"/>
          <w:rFonts w:ascii="Arial" w:hAnsi="Arial" w:cs="Arial"/>
          <w:lang w:val="en-US"/>
        </w:rPr>
      </w:pPr>
    </w:p>
    <w:p w14:paraId="522E7486" w14:textId="530F84CF" w:rsidR="006556AB" w:rsidDel="00776DAA" w:rsidRDefault="006556AB" w:rsidP="00E54499">
      <w:pPr>
        <w:spacing w:after="0" w:line="240" w:lineRule="auto"/>
        <w:jc w:val="both"/>
        <w:rPr>
          <w:del w:id="247" w:author="Microsoft account" w:date="2022-08-07T14:34:00Z"/>
          <w:rFonts w:ascii="Arial" w:hAnsi="Arial" w:cs="Arial"/>
          <w:lang w:val="en-US"/>
        </w:rPr>
      </w:pPr>
    </w:p>
    <w:p w14:paraId="35D63D84" w14:textId="0D122F3B" w:rsidR="006556AB" w:rsidDel="00776DAA" w:rsidRDefault="006556AB" w:rsidP="00E54499">
      <w:pPr>
        <w:spacing w:after="0" w:line="240" w:lineRule="auto"/>
        <w:jc w:val="both"/>
        <w:rPr>
          <w:del w:id="248" w:author="Microsoft account" w:date="2022-08-07T14:34:00Z"/>
          <w:rFonts w:ascii="Arial" w:hAnsi="Arial" w:cs="Arial"/>
          <w:lang w:val="en-US"/>
        </w:rPr>
      </w:pPr>
    </w:p>
    <w:p w14:paraId="425E3195" w14:textId="56FE54F0" w:rsidR="006556AB" w:rsidDel="00776DAA" w:rsidRDefault="006556AB" w:rsidP="00E54499">
      <w:pPr>
        <w:spacing w:after="0" w:line="240" w:lineRule="auto"/>
        <w:jc w:val="both"/>
        <w:rPr>
          <w:del w:id="249" w:author="Microsoft account" w:date="2022-08-07T14:34:00Z"/>
          <w:rFonts w:ascii="Arial" w:hAnsi="Arial" w:cs="Arial"/>
          <w:lang w:val="en-US"/>
        </w:rPr>
      </w:pPr>
    </w:p>
    <w:p w14:paraId="61E32F21" w14:textId="2C77F92A" w:rsidR="006556AB" w:rsidDel="00776DAA" w:rsidRDefault="006556AB" w:rsidP="00E54499">
      <w:pPr>
        <w:spacing w:after="0" w:line="240" w:lineRule="auto"/>
        <w:jc w:val="both"/>
        <w:rPr>
          <w:del w:id="250" w:author="Microsoft account" w:date="2022-08-07T14:34:00Z"/>
          <w:rFonts w:ascii="Arial" w:hAnsi="Arial" w:cs="Arial"/>
          <w:lang w:val="en-US"/>
        </w:rPr>
      </w:pPr>
    </w:p>
    <w:p w14:paraId="3EE30E21" w14:textId="6E2CE519" w:rsidR="006556AB" w:rsidDel="00776DAA" w:rsidRDefault="006556AB" w:rsidP="00E54499">
      <w:pPr>
        <w:spacing w:after="0" w:line="240" w:lineRule="auto"/>
        <w:jc w:val="both"/>
        <w:rPr>
          <w:del w:id="251" w:author="Microsoft account" w:date="2022-08-07T14:34:00Z"/>
          <w:rFonts w:ascii="Arial" w:hAnsi="Arial" w:cs="Arial"/>
          <w:lang w:val="en-US"/>
        </w:rPr>
      </w:pPr>
    </w:p>
    <w:p w14:paraId="0A32FEBE" w14:textId="5F2622B9" w:rsidR="006556AB" w:rsidDel="00776DAA" w:rsidRDefault="006556AB" w:rsidP="00E54499">
      <w:pPr>
        <w:spacing w:after="0" w:line="240" w:lineRule="auto"/>
        <w:jc w:val="both"/>
        <w:rPr>
          <w:del w:id="252" w:author="Microsoft account" w:date="2022-08-07T14:34:00Z"/>
          <w:rFonts w:ascii="Arial" w:hAnsi="Arial" w:cs="Arial"/>
          <w:lang w:val="en-US"/>
        </w:rPr>
      </w:pPr>
    </w:p>
    <w:p w14:paraId="3CCB0597" w14:textId="56B4F108" w:rsidR="006556AB" w:rsidDel="00776DAA" w:rsidRDefault="006556AB" w:rsidP="00E54499">
      <w:pPr>
        <w:spacing w:after="0" w:line="240" w:lineRule="auto"/>
        <w:jc w:val="both"/>
        <w:rPr>
          <w:del w:id="253" w:author="Microsoft account" w:date="2022-08-07T14:34:00Z"/>
          <w:rFonts w:ascii="Arial" w:hAnsi="Arial" w:cs="Arial"/>
          <w:lang w:val="en-US"/>
        </w:rPr>
      </w:pPr>
    </w:p>
    <w:p w14:paraId="12E00D1E" w14:textId="77777777" w:rsidR="006556AB" w:rsidDel="00776DAA" w:rsidRDefault="006556AB" w:rsidP="00E54499">
      <w:pPr>
        <w:spacing w:after="0" w:line="240" w:lineRule="auto"/>
        <w:jc w:val="both"/>
        <w:rPr>
          <w:del w:id="254" w:author="Microsoft account" w:date="2022-08-07T14:34:00Z"/>
          <w:rFonts w:ascii="Arial" w:hAnsi="Arial" w:cs="Arial"/>
          <w:lang w:val="en-US"/>
        </w:rPr>
      </w:pPr>
    </w:p>
    <w:p w14:paraId="6CD38D56" w14:textId="4D8E5EDC" w:rsidR="006556AB" w:rsidDel="00776DAA" w:rsidRDefault="006556AB" w:rsidP="00E54499">
      <w:pPr>
        <w:spacing w:after="0" w:line="240" w:lineRule="auto"/>
        <w:jc w:val="both"/>
        <w:rPr>
          <w:del w:id="255" w:author="Microsoft account" w:date="2022-08-07T14:34:00Z"/>
          <w:rFonts w:ascii="Arial" w:hAnsi="Arial" w:cs="Arial"/>
          <w:lang w:val="en-US"/>
        </w:rPr>
      </w:pPr>
    </w:p>
    <w:p w14:paraId="1E72DE49" w14:textId="139F4B35" w:rsidR="006556AB" w:rsidDel="00776DAA" w:rsidRDefault="006556AB" w:rsidP="00E54499">
      <w:pPr>
        <w:spacing w:after="0" w:line="240" w:lineRule="auto"/>
        <w:jc w:val="both"/>
        <w:rPr>
          <w:del w:id="256" w:author="Microsoft account" w:date="2022-08-07T14:34:00Z"/>
          <w:rFonts w:ascii="Arial" w:hAnsi="Arial" w:cs="Arial"/>
          <w:lang w:val="en-US"/>
        </w:rPr>
      </w:pPr>
    </w:p>
    <w:p w14:paraId="4F6A5247" w14:textId="6B41C0B8" w:rsidR="006556AB" w:rsidDel="00776DAA" w:rsidRDefault="006556AB" w:rsidP="00E54499">
      <w:pPr>
        <w:spacing w:after="0" w:line="240" w:lineRule="auto"/>
        <w:jc w:val="both"/>
        <w:rPr>
          <w:del w:id="257" w:author="Microsoft account" w:date="2022-08-07T14:34:00Z"/>
          <w:rFonts w:ascii="Arial" w:hAnsi="Arial" w:cs="Arial"/>
          <w:lang w:val="en-US"/>
        </w:rPr>
      </w:pPr>
    </w:p>
    <w:p w14:paraId="79565FF5" w14:textId="3F4B7B83" w:rsidR="006556AB" w:rsidDel="00776DAA" w:rsidRDefault="006556AB" w:rsidP="00E54499">
      <w:pPr>
        <w:spacing w:after="0" w:line="240" w:lineRule="auto"/>
        <w:jc w:val="both"/>
        <w:rPr>
          <w:del w:id="258" w:author="Microsoft account" w:date="2022-08-07T14:34:00Z"/>
          <w:rFonts w:ascii="Arial" w:hAnsi="Arial" w:cs="Arial"/>
          <w:lang w:val="en-US"/>
        </w:rPr>
      </w:pPr>
    </w:p>
    <w:p w14:paraId="44145986" w14:textId="1615B898" w:rsidR="006556AB" w:rsidDel="00776DAA" w:rsidRDefault="00A92ABB" w:rsidP="00E54499">
      <w:pPr>
        <w:spacing w:after="0" w:line="240" w:lineRule="auto"/>
        <w:jc w:val="both"/>
        <w:rPr>
          <w:del w:id="259" w:author="Microsoft account" w:date="2022-08-07T14:34:00Z"/>
          <w:rFonts w:ascii="Arial" w:hAnsi="Arial" w:cs="Arial"/>
          <w:lang w:val="en-US"/>
        </w:rPr>
      </w:pPr>
      <w:del w:id="260" w:author="Microsoft account" w:date="2022-08-07T14:33:00Z">
        <w:r w:rsidDel="00776DAA">
          <w:rPr>
            <w:noProof/>
            <w:lang w:eastAsia="en-AU"/>
          </w:rPr>
          <w:drawing>
            <wp:anchor distT="0" distB="0" distL="114300" distR="114300" simplePos="0" relativeHeight="251665408" behindDoc="1" locked="0" layoutInCell="1" allowOverlap="1" wp14:anchorId="75B98643" wp14:editId="5A5759BD">
              <wp:simplePos x="0" y="0"/>
              <wp:positionH relativeFrom="column">
                <wp:posOffset>783132</wp:posOffset>
              </wp:positionH>
              <wp:positionV relativeFrom="paragraph">
                <wp:posOffset>135917</wp:posOffset>
              </wp:positionV>
              <wp:extent cx="4635633" cy="2597341"/>
              <wp:effectExtent l="0" t="0" r="12700" b="12700"/>
              <wp:wrapNone/>
              <wp:docPr id="18" name="Chart 18">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del>
    </w:p>
    <w:p w14:paraId="3C563442" w14:textId="11047A30" w:rsidR="006556AB" w:rsidDel="00776DAA" w:rsidRDefault="006556AB" w:rsidP="00E54499">
      <w:pPr>
        <w:spacing w:after="0" w:line="240" w:lineRule="auto"/>
        <w:jc w:val="both"/>
        <w:rPr>
          <w:del w:id="261" w:author="Microsoft account" w:date="2022-08-07T14:34:00Z"/>
          <w:rFonts w:ascii="Arial" w:hAnsi="Arial" w:cs="Arial"/>
          <w:lang w:val="en-US"/>
        </w:rPr>
      </w:pPr>
    </w:p>
    <w:p w14:paraId="1EF7C9FC" w14:textId="52B7BC2F" w:rsidR="006556AB" w:rsidDel="00776DAA" w:rsidRDefault="006556AB" w:rsidP="00E54499">
      <w:pPr>
        <w:spacing w:after="0" w:line="240" w:lineRule="auto"/>
        <w:jc w:val="both"/>
        <w:rPr>
          <w:del w:id="262" w:author="Microsoft account" w:date="2022-08-07T14:34:00Z"/>
          <w:rFonts w:ascii="Arial" w:hAnsi="Arial" w:cs="Arial"/>
          <w:lang w:val="en-US"/>
        </w:rPr>
      </w:pPr>
    </w:p>
    <w:p w14:paraId="138389AA" w14:textId="4F6596DE" w:rsidR="006556AB" w:rsidDel="00776DAA" w:rsidRDefault="006556AB" w:rsidP="00E54499">
      <w:pPr>
        <w:spacing w:after="0" w:line="240" w:lineRule="auto"/>
        <w:jc w:val="both"/>
        <w:rPr>
          <w:del w:id="263" w:author="Microsoft account" w:date="2022-08-07T14:34:00Z"/>
          <w:rFonts w:ascii="Arial" w:hAnsi="Arial" w:cs="Arial"/>
          <w:lang w:val="en-US"/>
        </w:rPr>
      </w:pPr>
    </w:p>
    <w:p w14:paraId="4570F04A" w14:textId="68D9DF3F" w:rsidR="006556AB" w:rsidDel="00776DAA" w:rsidRDefault="006556AB" w:rsidP="00E54499">
      <w:pPr>
        <w:spacing w:after="0" w:line="240" w:lineRule="auto"/>
        <w:jc w:val="both"/>
        <w:rPr>
          <w:del w:id="264" w:author="Microsoft account" w:date="2022-08-07T14:34:00Z"/>
          <w:rFonts w:ascii="Arial" w:hAnsi="Arial" w:cs="Arial"/>
          <w:lang w:val="en-US"/>
        </w:rPr>
      </w:pPr>
    </w:p>
    <w:p w14:paraId="028CA6E4" w14:textId="74CD798F" w:rsidR="006556AB" w:rsidDel="00776DAA" w:rsidRDefault="006556AB" w:rsidP="00E54499">
      <w:pPr>
        <w:spacing w:after="0" w:line="240" w:lineRule="auto"/>
        <w:jc w:val="both"/>
        <w:rPr>
          <w:del w:id="265" w:author="Microsoft account" w:date="2022-08-07T14:34:00Z"/>
          <w:rFonts w:ascii="Arial" w:hAnsi="Arial" w:cs="Arial"/>
          <w:lang w:val="en-US"/>
        </w:rPr>
      </w:pPr>
    </w:p>
    <w:p w14:paraId="7F0397FF" w14:textId="340E78FF" w:rsidR="006556AB" w:rsidDel="00776DAA" w:rsidRDefault="006556AB" w:rsidP="00E54499">
      <w:pPr>
        <w:spacing w:after="0" w:line="240" w:lineRule="auto"/>
        <w:jc w:val="both"/>
        <w:rPr>
          <w:del w:id="266" w:author="Microsoft account" w:date="2022-08-07T14:34:00Z"/>
          <w:rFonts w:ascii="Arial" w:hAnsi="Arial" w:cs="Arial"/>
          <w:lang w:val="en-US"/>
        </w:rPr>
      </w:pPr>
    </w:p>
    <w:p w14:paraId="1E6EC9FF" w14:textId="070FE2B3" w:rsidR="006556AB" w:rsidDel="00776DAA" w:rsidRDefault="006556AB" w:rsidP="00E54499">
      <w:pPr>
        <w:spacing w:after="0" w:line="240" w:lineRule="auto"/>
        <w:jc w:val="both"/>
        <w:rPr>
          <w:del w:id="267" w:author="Microsoft account" w:date="2022-08-07T14:34:00Z"/>
          <w:rFonts w:ascii="Arial" w:hAnsi="Arial" w:cs="Arial"/>
          <w:lang w:val="en-US"/>
        </w:rPr>
      </w:pPr>
    </w:p>
    <w:p w14:paraId="321198AF" w14:textId="043E6F6C" w:rsidR="006556AB" w:rsidDel="00776DAA" w:rsidRDefault="006556AB" w:rsidP="00E54499">
      <w:pPr>
        <w:spacing w:after="0" w:line="240" w:lineRule="auto"/>
        <w:jc w:val="both"/>
        <w:rPr>
          <w:del w:id="268" w:author="Microsoft account" w:date="2022-08-07T14:34:00Z"/>
          <w:rFonts w:ascii="Arial" w:hAnsi="Arial" w:cs="Arial"/>
          <w:lang w:val="en-US"/>
        </w:rPr>
      </w:pPr>
    </w:p>
    <w:p w14:paraId="7987B1A8" w14:textId="18754CAB" w:rsidR="006556AB" w:rsidDel="00776DAA" w:rsidRDefault="006556AB" w:rsidP="00E54499">
      <w:pPr>
        <w:spacing w:after="0" w:line="240" w:lineRule="auto"/>
        <w:jc w:val="both"/>
        <w:rPr>
          <w:del w:id="269" w:author="Microsoft account" w:date="2022-08-07T14:34:00Z"/>
          <w:rFonts w:ascii="Arial" w:hAnsi="Arial" w:cs="Arial"/>
          <w:lang w:val="en-US"/>
        </w:rPr>
      </w:pPr>
    </w:p>
    <w:p w14:paraId="33156BCC" w14:textId="1C170B1A" w:rsidR="006556AB" w:rsidDel="00776DAA" w:rsidRDefault="006556AB" w:rsidP="00E54499">
      <w:pPr>
        <w:spacing w:after="0" w:line="240" w:lineRule="auto"/>
        <w:jc w:val="both"/>
        <w:rPr>
          <w:del w:id="270" w:author="Microsoft account" w:date="2022-08-07T14:34:00Z"/>
          <w:rFonts w:ascii="Arial" w:hAnsi="Arial" w:cs="Arial"/>
          <w:lang w:val="en-US"/>
        </w:rPr>
      </w:pPr>
    </w:p>
    <w:p w14:paraId="2CB49D6F" w14:textId="27023DCA" w:rsidR="006556AB" w:rsidDel="00776DAA" w:rsidRDefault="006556AB" w:rsidP="00E54499">
      <w:pPr>
        <w:spacing w:after="0" w:line="240" w:lineRule="auto"/>
        <w:jc w:val="both"/>
        <w:rPr>
          <w:del w:id="271" w:author="Microsoft account" w:date="2022-08-07T14:34:00Z"/>
          <w:rFonts w:ascii="Arial" w:hAnsi="Arial" w:cs="Arial"/>
          <w:lang w:val="en-US"/>
        </w:rPr>
      </w:pPr>
    </w:p>
    <w:p w14:paraId="675FCB28" w14:textId="39F6C171" w:rsidR="006556AB" w:rsidDel="00776DAA" w:rsidRDefault="006556AB" w:rsidP="00E54499">
      <w:pPr>
        <w:spacing w:after="0" w:line="240" w:lineRule="auto"/>
        <w:jc w:val="both"/>
        <w:rPr>
          <w:del w:id="272" w:author="Microsoft account" w:date="2022-08-07T14:34:00Z"/>
          <w:rFonts w:ascii="Arial" w:hAnsi="Arial" w:cs="Arial"/>
          <w:lang w:val="en-US"/>
        </w:rPr>
      </w:pPr>
    </w:p>
    <w:p w14:paraId="169FD799" w14:textId="3F161938" w:rsidR="006556AB" w:rsidDel="00776DAA" w:rsidRDefault="006556AB" w:rsidP="00E54499">
      <w:pPr>
        <w:spacing w:after="0" w:line="240" w:lineRule="auto"/>
        <w:jc w:val="both"/>
        <w:rPr>
          <w:del w:id="273" w:author="Microsoft account" w:date="2022-08-07T14:34:00Z"/>
          <w:rFonts w:ascii="Arial" w:hAnsi="Arial" w:cs="Arial"/>
          <w:lang w:val="en-US"/>
        </w:rPr>
      </w:pPr>
    </w:p>
    <w:p w14:paraId="2296383D" w14:textId="7FD3DF84" w:rsidR="00DA6FDC" w:rsidDel="00776DAA" w:rsidRDefault="00DA6FDC" w:rsidP="00E54499">
      <w:pPr>
        <w:spacing w:after="0" w:line="240" w:lineRule="auto"/>
        <w:jc w:val="both"/>
        <w:rPr>
          <w:del w:id="274" w:author="Microsoft account" w:date="2022-08-07T14:34:00Z"/>
          <w:rFonts w:ascii="Arial" w:hAnsi="Arial" w:cs="Arial"/>
          <w:lang w:val="en-US"/>
        </w:rPr>
      </w:pPr>
    </w:p>
    <w:p w14:paraId="30664086" w14:textId="050DFE9F" w:rsidR="006556AB" w:rsidDel="00776DAA" w:rsidRDefault="006556AB" w:rsidP="00E54499">
      <w:pPr>
        <w:spacing w:after="0" w:line="240" w:lineRule="auto"/>
        <w:jc w:val="both"/>
        <w:rPr>
          <w:del w:id="275" w:author="Microsoft account" w:date="2022-08-07T14:34:00Z"/>
          <w:rFonts w:ascii="Arial" w:hAnsi="Arial" w:cs="Arial"/>
          <w:lang w:val="en-US"/>
        </w:rPr>
      </w:pPr>
    </w:p>
    <w:p w14:paraId="1F7BB513" w14:textId="19DCA5A5" w:rsidR="006556AB" w:rsidDel="00776DAA" w:rsidRDefault="006556AB" w:rsidP="00E54499">
      <w:pPr>
        <w:spacing w:after="0" w:line="240" w:lineRule="auto"/>
        <w:jc w:val="both"/>
        <w:rPr>
          <w:del w:id="276" w:author="Microsoft account" w:date="2022-08-07T14:34:00Z"/>
          <w:rFonts w:ascii="Arial" w:hAnsi="Arial" w:cs="Arial"/>
          <w:lang w:val="en-US"/>
        </w:rPr>
      </w:pPr>
    </w:p>
    <w:p w14:paraId="57B8637C" w14:textId="77777777" w:rsidR="006556AB" w:rsidDel="00776DAA" w:rsidRDefault="006556AB" w:rsidP="00E54499">
      <w:pPr>
        <w:spacing w:after="0" w:line="240" w:lineRule="auto"/>
        <w:jc w:val="both"/>
        <w:rPr>
          <w:del w:id="277" w:author="Microsoft account" w:date="2022-08-07T14:34:00Z"/>
          <w:rFonts w:ascii="Arial" w:hAnsi="Arial" w:cs="Arial"/>
          <w:lang w:val="en-US"/>
        </w:rPr>
      </w:pPr>
    </w:p>
    <w:p w14:paraId="7FC7503E" w14:textId="641A7C2D" w:rsidR="006556AB" w:rsidRDefault="00A92ABB" w:rsidP="00E54499">
      <w:pPr>
        <w:spacing w:after="0" w:line="240" w:lineRule="auto"/>
        <w:jc w:val="both"/>
        <w:rPr>
          <w:rFonts w:ascii="Arial" w:hAnsi="Arial" w:cs="Arial"/>
          <w:lang w:val="en-US"/>
        </w:rPr>
      </w:pPr>
      <w:del w:id="278" w:author="Microsoft account" w:date="2022-08-07T14:33:00Z">
        <w:r w:rsidDel="00776DAA">
          <w:rPr>
            <w:noProof/>
            <w:lang w:eastAsia="en-AU"/>
          </w:rPr>
          <w:drawing>
            <wp:anchor distT="0" distB="0" distL="114300" distR="114300" simplePos="0" relativeHeight="251666432" behindDoc="1" locked="0" layoutInCell="1" allowOverlap="1" wp14:anchorId="7361AE19" wp14:editId="671AC65A">
              <wp:simplePos x="0" y="0"/>
              <wp:positionH relativeFrom="column">
                <wp:posOffset>782497</wp:posOffset>
              </wp:positionH>
              <wp:positionV relativeFrom="paragraph">
                <wp:posOffset>60831</wp:posOffset>
              </wp:positionV>
              <wp:extent cx="4664719" cy="2523126"/>
              <wp:effectExtent l="0" t="0" r="2540" b="10795"/>
              <wp:wrapNone/>
              <wp:docPr id="19" name="Chart 19">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del>
    </w:p>
    <w:p w14:paraId="6AA60512" w14:textId="1F509E45" w:rsidR="006556AB" w:rsidDel="00776DAA" w:rsidRDefault="006556AB" w:rsidP="00E54499">
      <w:pPr>
        <w:spacing w:after="0" w:line="240" w:lineRule="auto"/>
        <w:jc w:val="both"/>
        <w:rPr>
          <w:del w:id="279" w:author="Microsoft account" w:date="2022-08-07T14:34:00Z"/>
          <w:rFonts w:ascii="Arial" w:hAnsi="Arial" w:cs="Arial"/>
          <w:lang w:val="en-US"/>
        </w:rPr>
      </w:pPr>
    </w:p>
    <w:p w14:paraId="4BE11261" w14:textId="783AF856" w:rsidR="006556AB" w:rsidDel="00776DAA" w:rsidRDefault="006556AB" w:rsidP="00E54499">
      <w:pPr>
        <w:spacing w:after="0" w:line="240" w:lineRule="auto"/>
        <w:jc w:val="both"/>
        <w:rPr>
          <w:del w:id="280" w:author="Microsoft account" w:date="2022-08-07T14:34:00Z"/>
          <w:rFonts w:ascii="Arial" w:hAnsi="Arial" w:cs="Arial"/>
          <w:lang w:val="en-US"/>
        </w:rPr>
      </w:pPr>
    </w:p>
    <w:p w14:paraId="2FD5B407" w14:textId="3F7EEEF9" w:rsidR="006556AB" w:rsidDel="00776DAA" w:rsidRDefault="006556AB" w:rsidP="00E54499">
      <w:pPr>
        <w:spacing w:after="0" w:line="240" w:lineRule="auto"/>
        <w:jc w:val="both"/>
        <w:rPr>
          <w:del w:id="281" w:author="Microsoft account" w:date="2022-08-07T14:34:00Z"/>
          <w:rFonts w:ascii="Arial" w:hAnsi="Arial" w:cs="Arial"/>
          <w:lang w:val="en-US"/>
        </w:rPr>
      </w:pPr>
    </w:p>
    <w:p w14:paraId="1C570D2D" w14:textId="6DD37ADD" w:rsidR="006556AB" w:rsidDel="00776DAA" w:rsidRDefault="006556AB" w:rsidP="00E54499">
      <w:pPr>
        <w:spacing w:after="0" w:line="240" w:lineRule="auto"/>
        <w:jc w:val="both"/>
        <w:rPr>
          <w:del w:id="282" w:author="Microsoft account" w:date="2022-08-07T14:34:00Z"/>
          <w:rFonts w:ascii="Arial" w:hAnsi="Arial" w:cs="Arial"/>
          <w:lang w:val="en-US"/>
        </w:rPr>
      </w:pPr>
    </w:p>
    <w:p w14:paraId="1083BDD2" w14:textId="4B516ECD" w:rsidR="006556AB" w:rsidDel="00776DAA" w:rsidRDefault="006556AB" w:rsidP="00E54499">
      <w:pPr>
        <w:spacing w:after="0" w:line="240" w:lineRule="auto"/>
        <w:jc w:val="both"/>
        <w:rPr>
          <w:del w:id="283" w:author="Microsoft account" w:date="2022-08-07T14:34:00Z"/>
          <w:rFonts w:ascii="Arial" w:hAnsi="Arial" w:cs="Arial"/>
          <w:lang w:val="en-US"/>
        </w:rPr>
      </w:pPr>
    </w:p>
    <w:p w14:paraId="47B81C0B" w14:textId="79C5DC4F" w:rsidR="006556AB" w:rsidDel="00776DAA" w:rsidRDefault="006556AB" w:rsidP="00E54499">
      <w:pPr>
        <w:spacing w:after="0" w:line="240" w:lineRule="auto"/>
        <w:jc w:val="both"/>
        <w:rPr>
          <w:del w:id="284" w:author="Microsoft account" w:date="2022-08-07T14:34:00Z"/>
          <w:rFonts w:ascii="Arial" w:hAnsi="Arial" w:cs="Arial"/>
          <w:lang w:val="en-US"/>
        </w:rPr>
      </w:pPr>
    </w:p>
    <w:p w14:paraId="389BAA5C" w14:textId="786A2A32" w:rsidR="006556AB" w:rsidDel="00776DAA" w:rsidRDefault="006556AB" w:rsidP="00E54499">
      <w:pPr>
        <w:spacing w:after="0" w:line="240" w:lineRule="auto"/>
        <w:jc w:val="both"/>
        <w:rPr>
          <w:del w:id="285" w:author="Microsoft account" w:date="2022-08-07T14:34:00Z"/>
          <w:rFonts w:ascii="Arial" w:hAnsi="Arial" w:cs="Arial"/>
          <w:lang w:val="en-US"/>
        </w:rPr>
      </w:pPr>
    </w:p>
    <w:p w14:paraId="1CBC0C7F" w14:textId="22DD7E01" w:rsidR="006556AB" w:rsidDel="00776DAA" w:rsidRDefault="006556AB" w:rsidP="00E54499">
      <w:pPr>
        <w:spacing w:after="0" w:line="240" w:lineRule="auto"/>
        <w:jc w:val="both"/>
        <w:rPr>
          <w:del w:id="286" w:author="Microsoft account" w:date="2022-08-07T14:34:00Z"/>
          <w:rFonts w:ascii="Arial" w:hAnsi="Arial" w:cs="Arial"/>
          <w:lang w:val="en-US"/>
        </w:rPr>
      </w:pPr>
    </w:p>
    <w:p w14:paraId="0724CEB9" w14:textId="693BFBD5" w:rsidR="006556AB" w:rsidDel="00776DAA" w:rsidRDefault="006556AB" w:rsidP="00E54499">
      <w:pPr>
        <w:spacing w:after="0" w:line="240" w:lineRule="auto"/>
        <w:jc w:val="both"/>
        <w:rPr>
          <w:del w:id="287" w:author="Microsoft account" w:date="2022-08-07T14:34:00Z"/>
          <w:rFonts w:ascii="Arial" w:hAnsi="Arial" w:cs="Arial"/>
          <w:lang w:val="en-US"/>
        </w:rPr>
      </w:pPr>
    </w:p>
    <w:p w14:paraId="7460F3A8" w14:textId="585CDDF1" w:rsidR="006556AB" w:rsidDel="00776DAA" w:rsidRDefault="006556AB" w:rsidP="00E54499">
      <w:pPr>
        <w:spacing w:after="0" w:line="240" w:lineRule="auto"/>
        <w:jc w:val="both"/>
        <w:rPr>
          <w:del w:id="288" w:author="Microsoft account" w:date="2022-08-07T14:34:00Z"/>
          <w:rFonts w:ascii="Arial" w:hAnsi="Arial" w:cs="Arial"/>
          <w:lang w:val="en-US"/>
        </w:rPr>
      </w:pPr>
    </w:p>
    <w:p w14:paraId="5F95DCAB" w14:textId="39E96447" w:rsidR="006556AB" w:rsidDel="00776DAA" w:rsidRDefault="006556AB" w:rsidP="00E54499">
      <w:pPr>
        <w:spacing w:after="0" w:line="240" w:lineRule="auto"/>
        <w:jc w:val="both"/>
        <w:rPr>
          <w:del w:id="289" w:author="Microsoft account" w:date="2022-08-07T14:34:00Z"/>
          <w:rFonts w:ascii="Arial" w:hAnsi="Arial" w:cs="Arial"/>
          <w:lang w:val="en-US"/>
        </w:rPr>
      </w:pPr>
    </w:p>
    <w:p w14:paraId="041D2A30" w14:textId="77777777" w:rsidR="006556AB" w:rsidDel="00776DAA" w:rsidRDefault="006556AB" w:rsidP="00E54499">
      <w:pPr>
        <w:spacing w:after="0" w:line="240" w:lineRule="auto"/>
        <w:jc w:val="both"/>
        <w:rPr>
          <w:del w:id="290" w:author="Microsoft account" w:date="2022-08-07T14:34:00Z"/>
          <w:rFonts w:ascii="Arial" w:hAnsi="Arial" w:cs="Arial"/>
          <w:lang w:val="en-US"/>
        </w:rPr>
      </w:pPr>
    </w:p>
    <w:p w14:paraId="7D355BAB" w14:textId="77777777" w:rsidR="006556AB" w:rsidDel="00776DAA" w:rsidRDefault="006556AB" w:rsidP="00E54499">
      <w:pPr>
        <w:spacing w:after="0" w:line="240" w:lineRule="auto"/>
        <w:jc w:val="both"/>
        <w:rPr>
          <w:del w:id="291" w:author="Microsoft account" w:date="2022-08-07T14:34:00Z"/>
          <w:rFonts w:ascii="Arial" w:hAnsi="Arial" w:cs="Arial"/>
          <w:lang w:val="en-US"/>
        </w:rPr>
      </w:pPr>
    </w:p>
    <w:p w14:paraId="4CA70CE1" w14:textId="553B505D" w:rsidR="006556AB" w:rsidDel="00776DAA" w:rsidRDefault="006556AB" w:rsidP="00E54499">
      <w:pPr>
        <w:spacing w:after="0" w:line="240" w:lineRule="auto"/>
        <w:jc w:val="both"/>
        <w:rPr>
          <w:del w:id="292" w:author="Microsoft account" w:date="2022-08-07T14:34:00Z"/>
          <w:rFonts w:ascii="Arial" w:hAnsi="Arial" w:cs="Arial"/>
          <w:lang w:val="en-US"/>
        </w:rPr>
      </w:pPr>
    </w:p>
    <w:p w14:paraId="5E866DAF" w14:textId="77777777" w:rsidR="006556AB" w:rsidDel="00776DAA" w:rsidRDefault="006556AB" w:rsidP="00E54499">
      <w:pPr>
        <w:spacing w:after="0" w:line="240" w:lineRule="auto"/>
        <w:jc w:val="both"/>
        <w:rPr>
          <w:del w:id="293" w:author="Microsoft account" w:date="2022-08-07T14:34:00Z"/>
          <w:rFonts w:ascii="Arial" w:hAnsi="Arial" w:cs="Arial"/>
          <w:lang w:val="en-US"/>
        </w:rPr>
      </w:pPr>
    </w:p>
    <w:p w14:paraId="124140D9" w14:textId="77777777" w:rsidR="006556AB" w:rsidDel="00776DAA" w:rsidRDefault="006556AB" w:rsidP="00E54499">
      <w:pPr>
        <w:spacing w:after="0" w:line="240" w:lineRule="auto"/>
        <w:jc w:val="both"/>
        <w:rPr>
          <w:del w:id="294" w:author="Microsoft account" w:date="2022-08-07T14:34:00Z"/>
          <w:rFonts w:ascii="Arial" w:hAnsi="Arial" w:cs="Arial"/>
          <w:lang w:val="en-US"/>
        </w:rPr>
      </w:pPr>
    </w:p>
    <w:p w14:paraId="762E13E1" w14:textId="77777777" w:rsidR="006556AB" w:rsidDel="00776DAA" w:rsidRDefault="006556AB" w:rsidP="00E54499">
      <w:pPr>
        <w:spacing w:after="0" w:line="240" w:lineRule="auto"/>
        <w:jc w:val="both"/>
        <w:rPr>
          <w:del w:id="295" w:author="Microsoft account" w:date="2022-08-07T14:34:00Z"/>
          <w:rFonts w:ascii="Arial" w:hAnsi="Arial" w:cs="Arial"/>
          <w:lang w:val="en-US"/>
        </w:rPr>
      </w:pPr>
    </w:p>
    <w:p w14:paraId="65C0D2B6" w14:textId="77777777" w:rsidR="006556AB" w:rsidDel="00776DAA" w:rsidRDefault="006556AB" w:rsidP="00E54499">
      <w:pPr>
        <w:spacing w:after="0" w:line="240" w:lineRule="auto"/>
        <w:jc w:val="both"/>
        <w:rPr>
          <w:del w:id="296" w:author="Microsoft account" w:date="2022-08-07T14:34:00Z"/>
          <w:rFonts w:ascii="Arial" w:hAnsi="Arial" w:cs="Arial"/>
          <w:lang w:val="en-US"/>
        </w:rPr>
      </w:pPr>
    </w:p>
    <w:p w14:paraId="5AED4C40" w14:textId="09385C24" w:rsidR="006556AB" w:rsidDel="00776DAA" w:rsidRDefault="00A92ABB" w:rsidP="00E54499">
      <w:pPr>
        <w:spacing w:after="0" w:line="240" w:lineRule="auto"/>
        <w:jc w:val="both"/>
        <w:rPr>
          <w:del w:id="297" w:author="Microsoft account" w:date="2022-08-07T14:34:00Z"/>
          <w:rFonts w:ascii="Arial" w:hAnsi="Arial" w:cs="Arial"/>
          <w:lang w:val="en-US"/>
        </w:rPr>
      </w:pPr>
      <w:del w:id="298" w:author="Microsoft account" w:date="2022-08-07T14:33:00Z">
        <w:r w:rsidDel="00776DAA">
          <w:rPr>
            <w:noProof/>
            <w:lang w:eastAsia="en-AU"/>
          </w:rPr>
          <w:drawing>
            <wp:anchor distT="0" distB="0" distL="114300" distR="114300" simplePos="0" relativeHeight="251667456" behindDoc="1" locked="0" layoutInCell="1" allowOverlap="1" wp14:anchorId="17F70EB8" wp14:editId="523384B4">
              <wp:simplePos x="0" y="0"/>
              <wp:positionH relativeFrom="column">
                <wp:posOffset>577952</wp:posOffset>
              </wp:positionH>
              <wp:positionV relativeFrom="paragraph">
                <wp:posOffset>-142102</wp:posOffset>
              </wp:positionV>
              <wp:extent cx="4876800" cy="2661557"/>
              <wp:effectExtent l="0" t="0" r="0" b="5715"/>
              <wp:wrapNone/>
              <wp:docPr id="20" name="Chart 20">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del>
    </w:p>
    <w:p w14:paraId="150D279E" w14:textId="7D726D9A" w:rsidR="006556AB" w:rsidDel="00776DAA" w:rsidRDefault="006556AB" w:rsidP="00E54499">
      <w:pPr>
        <w:spacing w:after="0" w:line="240" w:lineRule="auto"/>
        <w:jc w:val="both"/>
        <w:rPr>
          <w:del w:id="299" w:author="Microsoft account" w:date="2022-08-07T14:34:00Z"/>
          <w:rFonts w:ascii="Arial" w:hAnsi="Arial" w:cs="Arial"/>
          <w:lang w:val="en-US"/>
        </w:rPr>
      </w:pPr>
    </w:p>
    <w:p w14:paraId="3758D8CB" w14:textId="37798B06" w:rsidR="006556AB" w:rsidDel="00776DAA" w:rsidRDefault="006556AB" w:rsidP="00E54499">
      <w:pPr>
        <w:spacing w:after="0" w:line="240" w:lineRule="auto"/>
        <w:jc w:val="both"/>
        <w:rPr>
          <w:del w:id="300" w:author="Microsoft account" w:date="2022-08-07T14:34:00Z"/>
          <w:rFonts w:ascii="Arial" w:hAnsi="Arial" w:cs="Arial"/>
          <w:lang w:val="en-US"/>
        </w:rPr>
      </w:pPr>
    </w:p>
    <w:p w14:paraId="18B7E7A9" w14:textId="19FDA891" w:rsidR="006556AB" w:rsidDel="00776DAA" w:rsidRDefault="006556AB" w:rsidP="00E54499">
      <w:pPr>
        <w:spacing w:after="0" w:line="240" w:lineRule="auto"/>
        <w:jc w:val="both"/>
        <w:rPr>
          <w:del w:id="301" w:author="Microsoft account" w:date="2022-08-07T14:34:00Z"/>
          <w:rFonts w:ascii="Arial" w:hAnsi="Arial" w:cs="Arial"/>
          <w:lang w:val="en-US"/>
        </w:rPr>
      </w:pPr>
    </w:p>
    <w:p w14:paraId="307B1C75" w14:textId="71B0D88F" w:rsidR="004469D3" w:rsidDel="00776DAA" w:rsidRDefault="004469D3" w:rsidP="00E54499">
      <w:pPr>
        <w:spacing w:after="0" w:line="240" w:lineRule="auto"/>
        <w:jc w:val="both"/>
        <w:rPr>
          <w:del w:id="302" w:author="Microsoft account" w:date="2022-08-07T14:34:00Z"/>
          <w:rFonts w:ascii="Arial" w:hAnsi="Arial" w:cs="Arial"/>
          <w:lang w:val="en-US"/>
        </w:rPr>
      </w:pPr>
    </w:p>
    <w:p w14:paraId="4D920178" w14:textId="67F4B907" w:rsidR="004469D3" w:rsidDel="00776DAA" w:rsidRDefault="004469D3" w:rsidP="00E54499">
      <w:pPr>
        <w:spacing w:after="0" w:line="240" w:lineRule="auto"/>
        <w:jc w:val="both"/>
        <w:rPr>
          <w:del w:id="303" w:author="Microsoft account" w:date="2022-08-07T14:34:00Z"/>
          <w:rFonts w:ascii="Arial" w:hAnsi="Arial" w:cs="Arial"/>
          <w:lang w:val="en-US"/>
        </w:rPr>
      </w:pPr>
    </w:p>
    <w:p w14:paraId="7D007EF4" w14:textId="17135EF0" w:rsidR="004469D3" w:rsidDel="00776DAA" w:rsidRDefault="004469D3" w:rsidP="00E54499">
      <w:pPr>
        <w:spacing w:after="0" w:line="240" w:lineRule="auto"/>
        <w:jc w:val="both"/>
        <w:rPr>
          <w:del w:id="304" w:author="Microsoft account" w:date="2022-08-07T14:34:00Z"/>
          <w:rFonts w:ascii="Arial" w:hAnsi="Arial" w:cs="Arial"/>
          <w:lang w:val="en-US"/>
        </w:rPr>
      </w:pPr>
    </w:p>
    <w:p w14:paraId="5D2DE03F" w14:textId="1B46FAD8" w:rsidR="004469D3" w:rsidDel="00776DAA" w:rsidRDefault="004469D3" w:rsidP="00E54499">
      <w:pPr>
        <w:spacing w:after="0" w:line="240" w:lineRule="auto"/>
        <w:jc w:val="both"/>
        <w:rPr>
          <w:del w:id="305" w:author="Microsoft account" w:date="2022-08-07T14:34:00Z"/>
          <w:rFonts w:ascii="Arial" w:hAnsi="Arial" w:cs="Arial"/>
          <w:lang w:val="en-US"/>
        </w:rPr>
      </w:pPr>
    </w:p>
    <w:p w14:paraId="6BE6ED9B" w14:textId="4F091CB0" w:rsidR="004469D3" w:rsidDel="00776DAA" w:rsidRDefault="004469D3" w:rsidP="00E54499">
      <w:pPr>
        <w:spacing w:after="0" w:line="240" w:lineRule="auto"/>
        <w:jc w:val="both"/>
        <w:rPr>
          <w:del w:id="306" w:author="Microsoft account" w:date="2022-08-07T14:34:00Z"/>
          <w:rFonts w:ascii="Arial" w:hAnsi="Arial" w:cs="Arial"/>
          <w:lang w:val="en-US"/>
        </w:rPr>
      </w:pPr>
    </w:p>
    <w:p w14:paraId="5E9F0C3D" w14:textId="16A556EE" w:rsidR="004469D3" w:rsidDel="00776DAA" w:rsidRDefault="004469D3" w:rsidP="00E54499">
      <w:pPr>
        <w:spacing w:after="0" w:line="240" w:lineRule="auto"/>
        <w:jc w:val="both"/>
        <w:rPr>
          <w:del w:id="307" w:author="Microsoft account" w:date="2022-08-07T14:34:00Z"/>
          <w:rFonts w:ascii="Arial" w:hAnsi="Arial" w:cs="Arial"/>
          <w:lang w:val="en-US"/>
        </w:rPr>
      </w:pPr>
    </w:p>
    <w:p w14:paraId="6004A8F9" w14:textId="39994E85" w:rsidR="004469D3" w:rsidDel="00776DAA" w:rsidRDefault="004469D3" w:rsidP="00E54499">
      <w:pPr>
        <w:spacing w:after="0" w:line="240" w:lineRule="auto"/>
        <w:jc w:val="both"/>
        <w:rPr>
          <w:del w:id="308" w:author="Microsoft account" w:date="2022-08-07T14:34:00Z"/>
          <w:rFonts w:ascii="Arial" w:hAnsi="Arial" w:cs="Arial"/>
          <w:lang w:val="en-US"/>
        </w:rPr>
      </w:pPr>
    </w:p>
    <w:p w14:paraId="1C7F254A" w14:textId="159450A7" w:rsidR="004469D3" w:rsidDel="00776DAA" w:rsidRDefault="004469D3" w:rsidP="00E54499">
      <w:pPr>
        <w:spacing w:after="0" w:line="240" w:lineRule="auto"/>
        <w:jc w:val="both"/>
        <w:rPr>
          <w:del w:id="309" w:author="Microsoft account" w:date="2022-08-07T14:34:00Z"/>
          <w:rFonts w:ascii="Arial" w:hAnsi="Arial" w:cs="Arial"/>
          <w:lang w:val="en-US"/>
        </w:rPr>
      </w:pPr>
    </w:p>
    <w:p w14:paraId="56278FD7" w14:textId="19EA636F" w:rsidR="004469D3" w:rsidDel="00776DAA" w:rsidRDefault="004469D3" w:rsidP="00E54499">
      <w:pPr>
        <w:spacing w:after="0" w:line="240" w:lineRule="auto"/>
        <w:jc w:val="both"/>
        <w:rPr>
          <w:del w:id="310" w:author="Microsoft account" w:date="2022-08-07T14:34:00Z"/>
          <w:rFonts w:ascii="Arial" w:hAnsi="Arial" w:cs="Arial"/>
          <w:lang w:val="en-US"/>
        </w:rPr>
      </w:pPr>
    </w:p>
    <w:p w14:paraId="36C3DD8F" w14:textId="6A0F3693" w:rsidR="004469D3" w:rsidDel="00776DAA" w:rsidRDefault="004469D3" w:rsidP="00E54499">
      <w:pPr>
        <w:spacing w:after="0" w:line="240" w:lineRule="auto"/>
        <w:jc w:val="both"/>
        <w:rPr>
          <w:del w:id="311" w:author="Microsoft account" w:date="2022-08-07T14:34:00Z"/>
          <w:rFonts w:ascii="Arial" w:hAnsi="Arial" w:cs="Arial"/>
          <w:lang w:val="en-US"/>
        </w:rPr>
      </w:pPr>
    </w:p>
    <w:p w14:paraId="0A178730" w14:textId="0A4AC671" w:rsidR="004469D3" w:rsidDel="00776DAA" w:rsidRDefault="004469D3" w:rsidP="00E54499">
      <w:pPr>
        <w:spacing w:after="0" w:line="240" w:lineRule="auto"/>
        <w:jc w:val="both"/>
        <w:rPr>
          <w:del w:id="312" w:author="Microsoft account" w:date="2022-08-07T14:34:00Z"/>
          <w:rFonts w:ascii="Arial" w:hAnsi="Arial" w:cs="Arial"/>
          <w:lang w:val="en-US"/>
        </w:rPr>
      </w:pPr>
    </w:p>
    <w:p w14:paraId="69F28F57" w14:textId="77777777" w:rsidR="004469D3" w:rsidDel="00776DAA" w:rsidRDefault="004469D3" w:rsidP="00E54499">
      <w:pPr>
        <w:spacing w:after="0" w:line="240" w:lineRule="auto"/>
        <w:jc w:val="both"/>
        <w:rPr>
          <w:del w:id="313" w:author="Microsoft account" w:date="2022-08-07T14:34:00Z"/>
          <w:rFonts w:ascii="Arial" w:hAnsi="Arial" w:cs="Arial"/>
          <w:lang w:val="en-US"/>
        </w:rPr>
      </w:pPr>
    </w:p>
    <w:p w14:paraId="7238BDF8" w14:textId="1D76CD00" w:rsidR="004469D3" w:rsidDel="00776DAA" w:rsidRDefault="00A92ABB" w:rsidP="00E54499">
      <w:pPr>
        <w:spacing w:after="0" w:line="240" w:lineRule="auto"/>
        <w:jc w:val="both"/>
        <w:rPr>
          <w:del w:id="314" w:author="Microsoft account" w:date="2022-08-07T14:34:00Z"/>
          <w:rFonts w:ascii="Arial" w:hAnsi="Arial" w:cs="Arial"/>
          <w:lang w:val="en-US"/>
        </w:rPr>
      </w:pPr>
      <w:del w:id="315" w:author="Microsoft account" w:date="2022-08-07T14:33:00Z">
        <w:r w:rsidDel="00776DAA">
          <w:rPr>
            <w:noProof/>
            <w:lang w:eastAsia="en-AU"/>
          </w:rPr>
          <w:drawing>
            <wp:anchor distT="0" distB="0" distL="114300" distR="114300" simplePos="0" relativeHeight="251668480" behindDoc="1" locked="0" layoutInCell="1" allowOverlap="1" wp14:anchorId="0E6861C7" wp14:editId="71A34A25">
              <wp:simplePos x="0" y="0"/>
              <wp:positionH relativeFrom="column">
                <wp:posOffset>577952</wp:posOffset>
              </wp:positionH>
              <wp:positionV relativeFrom="paragraph">
                <wp:posOffset>129455</wp:posOffset>
              </wp:positionV>
              <wp:extent cx="4876800" cy="2667000"/>
              <wp:effectExtent l="0" t="0" r="0" b="0"/>
              <wp:wrapNone/>
              <wp:docPr id="21" name="Chart 2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del>
    </w:p>
    <w:p w14:paraId="6F9FAB5B" w14:textId="6F45E728" w:rsidR="004469D3" w:rsidDel="00776DAA" w:rsidRDefault="004469D3" w:rsidP="00E54499">
      <w:pPr>
        <w:spacing w:after="0" w:line="240" w:lineRule="auto"/>
        <w:jc w:val="both"/>
        <w:rPr>
          <w:del w:id="316" w:author="Microsoft account" w:date="2022-08-07T14:34:00Z"/>
          <w:rFonts w:ascii="Arial" w:hAnsi="Arial" w:cs="Arial"/>
          <w:lang w:val="en-US"/>
        </w:rPr>
      </w:pPr>
    </w:p>
    <w:p w14:paraId="7ED52139" w14:textId="6D37609F" w:rsidR="004469D3" w:rsidDel="00776DAA" w:rsidRDefault="004469D3" w:rsidP="00E54499">
      <w:pPr>
        <w:spacing w:after="0" w:line="240" w:lineRule="auto"/>
        <w:jc w:val="both"/>
        <w:rPr>
          <w:del w:id="317" w:author="Microsoft account" w:date="2022-08-07T14:34:00Z"/>
          <w:rFonts w:ascii="Arial" w:hAnsi="Arial" w:cs="Arial"/>
          <w:lang w:val="en-US"/>
        </w:rPr>
      </w:pPr>
    </w:p>
    <w:p w14:paraId="32E7DF52" w14:textId="5FA6186F" w:rsidR="004469D3" w:rsidDel="00776DAA" w:rsidRDefault="004469D3" w:rsidP="00E54499">
      <w:pPr>
        <w:spacing w:after="0" w:line="240" w:lineRule="auto"/>
        <w:jc w:val="both"/>
        <w:rPr>
          <w:del w:id="318" w:author="Microsoft account" w:date="2022-08-07T14:34:00Z"/>
          <w:rFonts w:ascii="Arial" w:hAnsi="Arial" w:cs="Arial"/>
          <w:lang w:val="en-US"/>
        </w:rPr>
      </w:pPr>
    </w:p>
    <w:p w14:paraId="34C57BB5" w14:textId="490C82DF" w:rsidR="004469D3" w:rsidDel="00776DAA" w:rsidRDefault="004469D3" w:rsidP="00E54499">
      <w:pPr>
        <w:spacing w:after="0" w:line="240" w:lineRule="auto"/>
        <w:jc w:val="both"/>
        <w:rPr>
          <w:del w:id="319" w:author="Microsoft account" w:date="2022-08-07T14:34:00Z"/>
          <w:rFonts w:ascii="Arial" w:hAnsi="Arial" w:cs="Arial"/>
          <w:lang w:val="en-US"/>
        </w:rPr>
      </w:pPr>
    </w:p>
    <w:p w14:paraId="66BB098E" w14:textId="1CB9E0C0" w:rsidR="004469D3" w:rsidDel="00776DAA" w:rsidRDefault="004469D3" w:rsidP="00E54499">
      <w:pPr>
        <w:spacing w:after="0" w:line="240" w:lineRule="auto"/>
        <w:jc w:val="both"/>
        <w:rPr>
          <w:del w:id="320" w:author="Microsoft account" w:date="2022-08-07T14:34:00Z"/>
          <w:rFonts w:ascii="Arial" w:hAnsi="Arial" w:cs="Arial"/>
          <w:lang w:val="en-US"/>
        </w:rPr>
      </w:pPr>
    </w:p>
    <w:p w14:paraId="7DF948FB" w14:textId="008B2BEA" w:rsidR="004469D3" w:rsidDel="00776DAA" w:rsidRDefault="004469D3" w:rsidP="00E54499">
      <w:pPr>
        <w:spacing w:after="0" w:line="240" w:lineRule="auto"/>
        <w:jc w:val="both"/>
        <w:rPr>
          <w:del w:id="321" w:author="Microsoft account" w:date="2022-08-07T14:34:00Z"/>
          <w:rFonts w:ascii="Arial" w:hAnsi="Arial" w:cs="Arial"/>
          <w:lang w:val="en-US"/>
        </w:rPr>
      </w:pPr>
    </w:p>
    <w:p w14:paraId="296F26FE" w14:textId="5CFF2184" w:rsidR="004469D3" w:rsidDel="00776DAA" w:rsidRDefault="004469D3" w:rsidP="00E54499">
      <w:pPr>
        <w:spacing w:after="0" w:line="240" w:lineRule="auto"/>
        <w:jc w:val="both"/>
        <w:rPr>
          <w:del w:id="322" w:author="Microsoft account" w:date="2022-08-07T14:34:00Z"/>
          <w:rFonts w:ascii="Arial" w:hAnsi="Arial" w:cs="Arial"/>
          <w:lang w:val="en-US"/>
        </w:rPr>
      </w:pPr>
    </w:p>
    <w:p w14:paraId="7C1DA806" w14:textId="1943C318" w:rsidR="004469D3" w:rsidDel="00776DAA" w:rsidRDefault="004469D3" w:rsidP="00E54499">
      <w:pPr>
        <w:spacing w:after="0" w:line="240" w:lineRule="auto"/>
        <w:jc w:val="both"/>
        <w:rPr>
          <w:del w:id="323" w:author="Microsoft account" w:date="2022-08-07T14:34:00Z"/>
          <w:rFonts w:ascii="Arial" w:hAnsi="Arial" w:cs="Arial"/>
          <w:lang w:val="en-US"/>
        </w:rPr>
      </w:pPr>
    </w:p>
    <w:p w14:paraId="2E97630B" w14:textId="33DF72E6" w:rsidR="004469D3" w:rsidDel="00776DAA" w:rsidRDefault="004469D3" w:rsidP="00E54499">
      <w:pPr>
        <w:spacing w:after="0" w:line="240" w:lineRule="auto"/>
        <w:jc w:val="both"/>
        <w:rPr>
          <w:del w:id="324" w:author="Microsoft account" w:date="2022-08-07T14:34:00Z"/>
          <w:rFonts w:ascii="Arial" w:hAnsi="Arial" w:cs="Arial"/>
          <w:lang w:val="en-US"/>
        </w:rPr>
      </w:pPr>
    </w:p>
    <w:p w14:paraId="4AE2F110" w14:textId="48AEBD8F" w:rsidR="004469D3" w:rsidDel="00776DAA" w:rsidRDefault="004469D3" w:rsidP="00E54499">
      <w:pPr>
        <w:spacing w:after="0" w:line="240" w:lineRule="auto"/>
        <w:jc w:val="both"/>
        <w:rPr>
          <w:del w:id="325" w:author="Microsoft account" w:date="2022-08-07T14:34:00Z"/>
          <w:rFonts w:ascii="Arial" w:hAnsi="Arial" w:cs="Arial"/>
          <w:lang w:val="en-US"/>
        </w:rPr>
      </w:pPr>
    </w:p>
    <w:p w14:paraId="5A11E0B5" w14:textId="7AE66DF8" w:rsidR="004469D3" w:rsidDel="00776DAA" w:rsidRDefault="004469D3" w:rsidP="00E54499">
      <w:pPr>
        <w:spacing w:after="0" w:line="240" w:lineRule="auto"/>
        <w:jc w:val="both"/>
        <w:rPr>
          <w:del w:id="326" w:author="Microsoft account" w:date="2022-08-07T14:34:00Z"/>
          <w:rFonts w:ascii="Arial" w:hAnsi="Arial" w:cs="Arial"/>
          <w:lang w:val="en-US"/>
        </w:rPr>
      </w:pPr>
    </w:p>
    <w:p w14:paraId="7515CAB6" w14:textId="624DEEB0" w:rsidR="004469D3" w:rsidDel="00776DAA" w:rsidRDefault="004469D3" w:rsidP="00E54499">
      <w:pPr>
        <w:spacing w:after="0" w:line="240" w:lineRule="auto"/>
        <w:jc w:val="both"/>
        <w:rPr>
          <w:del w:id="327" w:author="Microsoft account" w:date="2022-08-07T14:34:00Z"/>
          <w:rFonts w:ascii="Arial" w:hAnsi="Arial" w:cs="Arial"/>
          <w:lang w:val="en-US"/>
        </w:rPr>
      </w:pPr>
    </w:p>
    <w:p w14:paraId="2C0EB28A" w14:textId="02BFDBC7" w:rsidR="004469D3" w:rsidDel="00776DAA" w:rsidRDefault="004469D3" w:rsidP="00E54499">
      <w:pPr>
        <w:spacing w:after="0" w:line="240" w:lineRule="auto"/>
        <w:jc w:val="both"/>
        <w:rPr>
          <w:del w:id="328" w:author="Microsoft account" w:date="2022-08-07T14:34:00Z"/>
          <w:rFonts w:ascii="Arial" w:hAnsi="Arial" w:cs="Arial"/>
          <w:lang w:val="en-US"/>
        </w:rPr>
      </w:pPr>
    </w:p>
    <w:p w14:paraId="2D3EA793" w14:textId="57AF710B" w:rsidR="004469D3" w:rsidDel="00776DAA" w:rsidRDefault="004469D3" w:rsidP="00E54499">
      <w:pPr>
        <w:spacing w:after="0" w:line="240" w:lineRule="auto"/>
        <w:jc w:val="both"/>
        <w:rPr>
          <w:del w:id="329" w:author="Microsoft account" w:date="2022-08-07T14:34:00Z"/>
          <w:rFonts w:ascii="Arial" w:hAnsi="Arial" w:cs="Arial"/>
          <w:lang w:val="en-US"/>
        </w:rPr>
      </w:pPr>
    </w:p>
    <w:p w14:paraId="00908725" w14:textId="439D493E" w:rsidR="004469D3" w:rsidDel="00776DAA" w:rsidRDefault="004469D3" w:rsidP="00E54499">
      <w:pPr>
        <w:spacing w:after="0" w:line="240" w:lineRule="auto"/>
        <w:jc w:val="both"/>
        <w:rPr>
          <w:del w:id="330" w:author="Microsoft account" w:date="2022-08-07T14:34:00Z"/>
          <w:rFonts w:ascii="Arial" w:hAnsi="Arial" w:cs="Arial"/>
          <w:lang w:val="en-US"/>
        </w:rPr>
      </w:pPr>
    </w:p>
    <w:p w14:paraId="040FAF36" w14:textId="78390803" w:rsidR="004469D3" w:rsidDel="00776DAA" w:rsidRDefault="004469D3" w:rsidP="00E54499">
      <w:pPr>
        <w:spacing w:after="0" w:line="240" w:lineRule="auto"/>
        <w:jc w:val="both"/>
        <w:rPr>
          <w:del w:id="331" w:author="Microsoft account" w:date="2022-08-07T14:34:00Z"/>
          <w:rFonts w:ascii="Arial" w:hAnsi="Arial" w:cs="Arial"/>
          <w:lang w:val="en-US"/>
        </w:rPr>
      </w:pPr>
    </w:p>
    <w:p w14:paraId="5EB93F94" w14:textId="03C8EB82" w:rsidR="004469D3" w:rsidDel="00776DAA" w:rsidRDefault="004469D3" w:rsidP="00E54499">
      <w:pPr>
        <w:spacing w:after="0" w:line="240" w:lineRule="auto"/>
        <w:jc w:val="both"/>
        <w:rPr>
          <w:del w:id="332" w:author="Microsoft account" w:date="2022-08-07T14:34:00Z"/>
          <w:rFonts w:ascii="Arial" w:hAnsi="Arial" w:cs="Arial"/>
          <w:lang w:val="en-US"/>
        </w:rPr>
      </w:pPr>
    </w:p>
    <w:p w14:paraId="4DFF8C6E" w14:textId="2CF7B27B" w:rsidR="004469D3" w:rsidDel="00776DAA" w:rsidRDefault="004469D3" w:rsidP="00E54499">
      <w:pPr>
        <w:spacing w:after="0" w:line="240" w:lineRule="auto"/>
        <w:jc w:val="both"/>
        <w:rPr>
          <w:del w:id="333" w:author="Microsoft account" w:date="2022-08-07T14:34:00Z"/>
          <w:rFonts w:ascii="Arial" w:hAnsi="Arial" w:cs="Arial"/>
          <w:lang w:val="en-US"/>
        </w:rPr>
      </w:pPr>
    </w:p>
    <w:p w14:paraId="29B7AB10" w14:textId="476C3EE7" w:rsidR="004469D3" w:rsidDel="00776DAA" w:rsidRDefault="004469D3" w:rsidP="00E54499">
      <w:pPr>
        <w:spacing w:after="0" w:line="240" w:lineRule="auto"/>
        <w:jc w:val="both"/>
        <w:rPr>
          <w:del w:id="334" w:author="Microsoft account" w:date="2022-08-07T14:34:00Z"/>
          <w:rFonts w:ascii="Arial" w:hAnsi="Arial" w:cs="Arial"/>
          <w:lang w:val="en-US"/>
        </w:rPr>
      </w:pPr>
    </w:p>
    <w:p w14:paraId="1FCC1D61" w14:textId="70DDC2EF" w:rsidR="004469D3" w:rsidDel="00776DAA" w:rsidRDefault="004469D3" w:rsidP="00E54499">
      <w:pPr>
        <w:spacing w:after="0" w:line="240" w:lineRule="auto"/>
        <w:jc w:val="both"/>
        <w:rPr>
          <w:del w:id="335" w:author="Microsoft account" w:date="2022-08-07T14:34:00Z"/>
          <w:rFonts w:ascii="Arial" w:hAnsi="Arial" w:cs="Arial"/>
          <w:lang w:val="en-US"/>
        </w:rPr>
      </w:pPr>
    </w:p>
    <w:p w14:paraId="4F0D5C33" w14:textId="3DA41FDE" w:rsidR="004469D3" w:rsidDel="00776DAA" w:rsidRDefault="004469D3" w:rsidP="00E54499">
      <w:pPr>
        <w:spacing w:after="0" w:line="240" w:lineRule="auto"/>
        <w:jc w:val="both"/>
        <w:rPr>
          <w:del w:id="336" w:author="Microsoft account" w:date="2022-08-07T14:34:00Z"/>
          <w:rFonts w:ascii="Arial" w:hAnsi="Arial" w:cs="Arial"/>
          <w:lang w:val="en-US"/>
        </w:rPr>
      </w:pPr>
    </w:p>
    <w:p w14:paraId="0CBB8011" w14:textId="019DA107" w:rsidR="004469D3" w:rsidDel="00776DAA" w:rsidRDefault="004469D3" w:rsidP="00E54499">
      <w:pPr>
        <w:spacing w:after="0" w:line="240" w:lineRule="auto"/>
        <w:jc w:val="both"/>
        <w:rPr>
          <w:del w:id="337" w:author="Microsoft account" w:date="2022-08-07T14:34:00Z"/>
          <w:rFonts w:ascii="Arial" w:hAnsi="Arial" w:cs="Arial"/>
          <w:lang w:val="en-US"/>
        </w:rPr>
      </w:pPr>
    </w:p>
    <w:p w14:paraId="226D5C90" w14:textId="7A6F3140" w:rsidR="004469D3" w:rsidDel="00776DAA" w:rsidRDefault="004469D3" w:rsidP="00E54499">
      <w:pPr>
        <w:spacing w:after="0" w:line="240" w:lineRule="auto"/>
        <w:jc w:val="both"/>
        <w:rPr>
          <w:del w:id="338" w:author="Microsoft account" w:date="2022-08-07T14:34:00Z"/>
          <w:rFonts w:ascii="Arial" w:hAnsi="Arial" w:cs="Arial"/>
          <w:lang w:val="en-US"/>
        </w:rPr>
      </w:pPr>
    </w:p>
    <w:p w14:paraId="785F021E" w14:textId="1A4A6110" w:rsidR="004469D3" w:rsidDel="00776DAA" w:rsidRDefault="004469D3" w:rsidP="00E54499">
      <w:pPr>
        <w:spacing w:after="0" w:line="240" w:lineRule="auto"/>
        <w:jc w:val="both"/>
        <w:rPr>
          <w:del w:id="339" w:author="Microsoft account" w:date="2022-08-07T14:34:00Z"/>
          <w:rFonts w:ascii="Arial" w:hAnsi="Arial" w:cs="Arial"/>
          <w:lang w:val="en-US"/>
        </w:rPr>
      </w:pPr>
    </w:p>
    <w:p w14:paraId="2D1C3A6B" w14:textId="0B1BA49F" w:rsidR="004469D3" w:rsidDel="00776DAA" w:rsidRDefault="004469D3" w:rsidP="00E54499">
      <w:pPr>
        <w:spacing w:after="0" w:line="240" w:lineRule="auto"/>
        <w:jc w:val="both"/>
        <w:rPr>
          <w:del w:id="340" w:author="Microsoft account" w:date="2022-08-07T14:34:00Z"/>
          <w:rFonts w:ascii="Arial" w:hAnsi="Arial" w:cs="Arial"/>
          <w:lang w:val="en-US"/>
        </w:rPr>
      </w:pPr>
    </w:p>
    <w:p w14:paraId="461C7C91" w14:textId="15DA7EBC" w:rsidR="004469D3" w:rsidDel="00776DAA" w:rsidRDefault="004469D3" w:rsidP="00E54499">
      <w:pPr>
        <w:spacing w:after="0" w:line="240" w:lineRule="auto"/>
        <w:jc w:val="both"/>
        <w:rPr>
          <w:del w:id="341" w:author="Microsoft account" w:date="2022-08-07T14:34:00Z"/>
          <w:rFonts w:ascii="Arial" w:hAnsi="Arial" w:cs="Arial"/>
          <w:lang w:val="en-US"/>
        </w:rPr>
      </w:pPr>
    </w:p>
    <w:p w14:paraId="2E7551F1" w14:textId="0704FCF4" w:rsidR="004469D3" w:rsidDel="00776DAA" w:rsidRDefault="004469D3" w:rsidP="00E54499">
      <w:pPr>
        <w:spacing w:after="0" w:line="240" w:lineRule="auto"/>
        <w:jc w:val="both"/>
        <w:rPr>
          <w:del w:id="342" w:author="Microsoft account" w:date="2022-08-07T14:34:00Z"/>
          <w:rFonts w:ascii="Arial" w:hAnsi="Arial" w:cs="Arial"/>
          <w:lang w:val="en-US"/>
        </w:rPr>
      </w:pPr>
    </w:p>
    <w:p w14:paraId="41C7980F" w14:textId="423F967C" w:rsidR="004469D3" w:rsidDel="00776DAA" w:rsidRDefault="004469D3" w:rsidP="00E54499">
      <w:pPr>
        <w:spacing w:after="0" w:line="240" w:lineRule="auto"/>
        <w:jc w:val="both"/>
        <w:rPr>
          <w:del w:id="343" w:author="Microsoft account" w:date="2022-08-07T14:34:00Z"/>
          <w:rFonts w:ascii="Arial" w:hAnsi="Arial" w:cs="Arial"/>
          <w:lang w:val="en-US"/>
        </w:rPr>
      </w:pPr>
    </w:p>
    <w:p w14:paraId="15975CCD" w14:textId="212517E5" w:rsidR="004469D3" w:rsidDel="00776DAA" w:rsidRDefault="004469D3" w:rsidP="00E54499">
      <w:pPr>
        <w:spacing w:after="0" w:line="240" w:lineRule="auto"/>
        <w:jc w:val="both"/>
        <w:rPr>
          <w:del w:id="344" w:author="Microsoft account" w:date="2022-08-07T14:34:00Z"/>
          <w:rFonts w:ascii="Arial" w:hAnsi="Arial" w:cs="Arial"/>
          <w:lang w:val="en-US"/>
        </w:rPr>
      </w:pPr>
    </w:p>
    <w:p w14:paraId="42A216B1" w14:textId="5F4D5572" w:rsidR="004469D3" w:rsidDel="00776DAA" w:rsidRDefault="004469D3" w:rsidP="00E54499">
      <w:pPr>
        <w:spacing w:after="0" w:line="240" w:lineRule="auto"/>
        <w:jc w:val="both"/>
        <w:rPr>
          <w:del w:id="345" w:author="Microsoft account" w:date="2022-08-07T14:34:00Z"/>
          <w:rFonts w:ascii="Arial" w:hAnsi="Arial" w:cs="Arial"/>
          <w:lang w:val="en-US"/>
        </w:rPr>
      </w:pPr>
    </w:p>
    <w:p w14:paraId="34D3EBC1" w14:textId="4EDBC737" w:rsidR="004469D3" w:rsidDel="00776DAA" w:rsidRDefault="004469D3" w:rsidP="00E54499">
      <w:pPr>
        <w:spacing w:after="0" w:line="240" w:lineRule="auto"/>
        <w:jc w:val="both"/>
        <w:rPr>
          <w:del w:id="346" w:author="Microsoft account" w:date="2022-08-07T14:34:00Z"/>
          <w:rFonts w:ascii="Arial" w:hAnsi="Arial" w:cs="Arial"/>
          <w:lang w:val="en-US"/>
        </w:rPr>
      </w:pPr>
    </w:p>
    <w:p w14:paraId="6D53DAC8" w14:textId="241B15D4" w:rsidR="004469D3" w:rsidDel="00776DAA" w:rsidRDefault="004469D3" w:rsidP="00E54499">
      <w:pPr>
        <w:spacing w:after="0" w:line="240" w:lineRule="auto"/>
        <w:jc w:val="both"/>
        <w:rPr>
          <w:del w:id="347" w:author="Microsoft account" w:date="2022-08-07T14:34:00Z"/>
          <w:rFonts w:ascii="Arial" w:hAnsi="Arial" w:cs="Arial"/>
          <w:lang w:val="en-US"/>
        </w:rPr>
      </w:pPr>
    </w:p>
    <w:p w14:paraId="3B403B43" w14:textId="6BEBE84D" w:rsidR="004469D3" w:rsidDel="00776DAA" w:rsidRDefault="004469D3" w:rsidP="00E54499">
      <w:pPr>
        <w:spacing w:after="0" w:line="240" w:lineRule="auto"/>
        <w:jc w:val="both"/>
        <w:rPr>
          <w:del w:id="348" w:author="Microsoft account" w:date="2022-08-07T14:34:00Z"/>
          <w:rFonts w:ascii="Arial" w:hAnsi="Arial" w:cs="Arial"/>
          <w:lang w:val="en-US"/>
        </w:rPr>
      </w:pPr>
    </w:p>
    <w:p w14:paraId="4C82112B" w14:textId="0D36AC70" w:rsidR="004469D3" w:rsidDel="00776DAA" w:rsidRDefault="004469D3" w:rsidP="00E54499">
      <w:pPr>
        <w:spacing w:after="0" w:line="240" w:lineRule="auto"/>
        <w:jc w:val="both"/>
        <w:rPr>
          <w:del w:id="349" w:author="Microsoft account" w:date="2022-08-07T14:34:00Z"/>
          <w:rFonts w:ascii="Arial" w:hAnsi="Arial" w:cs="Arial"/>
          <w:lang w:val="en-US"/>
        </w:rPr>
      </w:pPr>
    </w:p>
    <w:p w14:paraId="185EDC7A" w14:textId="1A81B1D5" w:rsidR="004469D3" w:rsidDel="00776DAA" w:rsidRDefault="004469D3" w:rsidP="00E54499">
      <w:pPr>
        <w:spacing w:after="0" w:line="240" w:lineRule="auto"/>
        <w:jc w:val="both"/>
        <w:rPr>
          <w:del w:id="350" w:author="Microsoft account" w:date="2022-08-07T14:34:00Z"/>
          <w:rFonts w:ascii="Arial" w:hAnsi="Arial" w:cs="Arial"/>
          <w:lang w:val="en-US"/>
        </w:rPr>
      </w:pPr>
    </w:p>
    <w:p w14:paraId="617AC1E7" w14:textId="26B1C1F5" w:rsidR="004469D3" w:rsidDel="00776DAA" w:rsidRDefault="004469D3" w:rsidP="00E54499">
      <w:pPr>
        <w:spacing w:after="0" w:line="240" w:lineRule="auto"/>
        <w:jc w:val="both"/>
        <w:rPr>
          <w:del w:id="351" w:author="Microsoft account" w:date="2022-08-07T14:34:00Z"/>
          <w:rFonts w:ascii="Arial" w:hAnsi="Arial" w:cs="Arial"/>
          <w:lang w:val="en-US"/>
        </w:rPr>
      </w:pPr>
    </w:p>
    <w:p w14:paraId="3409D8F2" w14:textId="3B5F91FC" w:rsidR="004469D3" w:rsidDel="00776DAA" w:rsidRDefault="004469D3" w:rsidP="00E54499">
      <w:pPr>
        <w:spacing w:after="0" w:line="240" w:lineRule="auto"/>
        <w:jc w:val="both"/>
        <w:rPr>
          <w:del w:id="352" w:author="Microsoft account" w:date="2022-08-07T14:34:00Z"/>
          <w:rFonts w:ascii="Arial" w:hAnsi="Arial" w:cs="Arial"/>
          <w:lang w:val="en-US"/>
        </w:rPr>
      </w:pPr>
    </w:p>
    <w:p w14:paraId="0B874141" w14:textId="206062C8" w:rsidR="006556AB" w:rsidDel="00776DAA" w:rsidRDefault="00A92ABB" w:rsidP="00E54499">
      <w:pPr>
        <w:spacing w:after="0" w:line="240" w:lineRule="auto"/>
        <w:jc w:val="both"/>
        <w:rPr>
          <w:del w:id="353" w:author="Microsoft account" w:date="2022-08-07T14:34:00Z"/>
          <w:rFonts w:ascii="Arial" w:hAnsi="Arial" w:cs="Arial"/>
          <w:lang w:val="en-US"/>
        </w:rPr>
      </w:pPr>
      <w:del w:id="354" w:author="Microsoft account" w:date="2022-08-07T14:33:00Z">
        <w:r w:rsidDel="00776DAA">
          <w:rPr>
            <w:noProof/>
            <w:lang w:eastAsia="en-AU"/>
          </w:rPr>
          <w:drawing>
            <wp:anchor distT="0" distB="0" distL="114300" distR="114300" simplePos="0" relativeHeight="251662336" behindDoc="1" locked="0" layoutInCell="1" allowOverlap="1" wp14:anchorId="588E4CFA" wp14:editId="2CBA5784">
              <wp:simplePos x="0" y="0"/>
              <wp:positionH relativeFrom="column">
                <wp:posOffset>686679</wp:posOffset>
              </wp:positionH>
              <wp:positionV relativeFrom="paragraph">
                <wp:posOffset>-19903</wp:posOffset>
              </wp:positionV>
              <wp:extent cx="4366260" cy="2653679"/>
              <wp:effectExtent l="0" t="0" r="15240" b="13335"/>
              <wp:wrapNone/>
              <wp:docPr id="16" name="Chart 1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del>
    </w:p>
    <w:p w14:paraId="2F546CB5" w14:textId="77777777" w:rsidR="006556AB" w:rsidDel="00776DAA" w:rsidRDefault="006556AB" w:rsidP="00E54499">
      <w:pPr>
        <w:spacing w:after="0" w:line="240" w:lineRule="auto"/>
        <w:jc w:val="both"/>
        <w:rPr>
          <w:del w:id="355" w:author="Microsoft account" w:date="2022-08-07T14:34:00Z"/>
          <w:rFonts w:ascii="Arial" w:hAnsi="Arial" w:cs="Arial"/>
          <w:lang w:val="en-US"/>
        </w:rPr>
      </w:pPr>
    </w:p>
    <w:p w14:paraId="7833BEEE" w14:textId="59EC37CD" w:rsidR="006556AB" w:rsidDel="00776DAA" w:rsidRDefault="006556AB" w:rsidP="00E54499">
      <w:pPr>
        <w:spacing w:after="0" w:line="240" w:lineRule="auto"/>
        <w:jc w:val="both"/>
        <w:rPr>
          <w:del w:id="356" w:author="Microsoft account" w:date="2022-08-07T14:34:00Z"/>
          <w:rFonts w:ascii="Arial" w:hAnsi="Arial" w:cs="Arial"/>
          <w:lang w:val="en-US"/>
        </w:rPr>
      </w:pPr>
    </w:p>
    <w:p w14:paraId="789CC8C5" w14:textId="7AAD9C68" w:rsidR="006556AB" w:rsidDel="00776DAA" w:rsidRDefault="006556AB" w:rsidP="00E54499">
      <w:pPr>
        <w:spacing w:after="0" w:line="240" w:lineRule="auto"/>
        <w:jc w:val="both"/>
        <w:rPr>
          <w:del w:id="357" w:author="Microsoft account" w:date="2022-08-07T14:34:00Z"/>
          <w:rFonts w:ascii="Arial" w:hAnsi="Arial" w:cs="Arial"/>
          <w:lang w:val="en-US"/>
        </w:rPr>
      </w:pPr>
    </w:p>
    <w:p w14:paraId="78701CFD" w14:textId="3F5C03F8" w:rsidR="006556AB" w:rsidDel="00776DAA" w:rsidRDefault="006556AB" w:rsidP="00E54499">
      <w:pPr>
        <w:spacing w:after="0" w:line="240" w:lineRule="auto"/>
        <w:jc w:val="both"/>
        <w:rPr>
          <w:del w:id="358" w:author="Microsoft account" w:date="2022-08-07T14:34:00Z"/>
          <w:rFonts w:ascii="Arial" w:hAnsi="Arial" w:cs="Arial"/>
          <w:lang w:val="en-US"/>
        </w:rPr>
      </w:pPr>
    </w:p>
    <w:p w14:paraId="41E1C098" w14:textId="03F4C1FA" w:rsidR="006556AB" w:rsidDel="00776DAA" w:rsidRDefault="006556AB" w:rsidP="00E54499">
      <w:pPr>
        <w:spacing w:after="0" w:line="240" w:lineRule="auto"/>
        <w:jc w:val="both"/>
        <w:rPr>
          <w:del w:id="359" w:author="Microsoft account" w:date="2022-08-07T14:34:00Z"/>
          <w:rFonts w:ascii="Arial" w:hAnsi="Arial" w:cs="Arial"/>
          <w:lang w:val="en-US"/>
        </w:rPr>
      </w:pPr>
    </w:p>
    <w:p w14:paraId="67FFE392" w14:textId="5ECA56AB" w:rsidR="006556AB" w:rsidDel="00776DAA" w:rsidRDefault="006556AB" w:rsidP="00E54499">
      <w:pPr>
        <w:spacing w:after="0" w:line="240" w:lineRule="auto"/>
        <w:jc w:val="both"/>
        <w:rPr>
          <w:del w:id="360" w:author="Microsoft account" w:date="2022-08-07T14:34:00Z"/>
          <w:rFonts w:ascii="Arial" w:hAnsi="Arial" w:cs="Arial"/>
          <w:lang w:val="en-US"/>
        </w:rPr>
      </w:pPr>
    </w:p>
    <w:p w14:paraId="136BB6EA" w14:textId="29FF999F" w:rsidR="006556AB" w:rsidDel="00776DAA" w:rsidRDefault="006556AB" w:rsidP="00E54499">
      <w:pPr>
        <w:spacing w:after="0" w:line="240" w:lineRule="auto"/>
        <w:jc w:val="both"/>
        <w:rPr>
          <w:del w:id="361" w:author="Microsoft account" w:date="2022-08-07T14:34:00Z"/>
          <w:rFonts w:ascii="Arial" w:hAnsi="Arial" w:cs="Arial"/>
          <w:lang w:val="en-US"/>
        </w:rPr>
      </w:pPr>
    </w:p>
    <w:p w14:paraId="22E8D08E" w14:textId="02DDB825" w:rsidR="006556AB" w:rsidDel="00776DAA" w:rsidRDefault="006556AB" w:rsidP="00E54499">
      <w:pPr>
        <w:spacing w:after="0" w:line="240" w:lineRule="auto"/>
        <w:jc w:val="both"/>
        <w:rPr>
          <w:del w:id="362" w:author="Microsoft account" w:date="2022-08-07T14:34:00Z"/>
          <w:rFonts w:ascii="Arial" w:hAnsi="Arial" w:cs="Arial"/>
          <w:lang w:val="en-US"/>
        </w:rPr>
      </w:pPr>
    </w:p>
    <w:p w14:paraId="67507BC1" w14:textId="12739524" w:rsidR="006556AB" w:rsidDel="00776DAA" w:rsidRDefault="006556AB" w:rsidP="00E54499">
      <w:pPr>
        <w:spacing w:after="0" w:line="240" w:lineRule="auto"/>
        <w:jc w:val="both"/>
        <w:rPr>
          <w:del w:id="363" w:author="Microsoft account" w:date="2022-08-07T14:34:00Z"/>
          <w:rFonts w:ascii="Arial" w:hAnsi="Arial" w:cs="Arial"/>
          <w:lang w:val="en-US"/>
        </w:rPr>
      </w:pPr>
    </w:p>
    <w:p w14:paraId="7ADDA356" w14:textId="58EA5B43" w:rsidR="006556AB" w:rsidDel="00776DAA" w:rsidRDefault="006556AB" w:rsidP="00E54499">
      <w:pPr>
        <w:spacing w:after="0" w:line="240" w:lineRule="auto"/>
        <w:jc w:val="both"/>
        <w:rPr>
          <w:del w:id="364" w:author="Microsoft account" w:date="2022-08-07T14:34:00Z"/>
          <w:rFonts w:ascii="Arial" w:hAnsi="Arial" w:cs="Arial"/>
          <w:lang w:val="en-US"/>
        </w:rPr>
      </w:pPr>
    </w:p>
    <w:p w14:paraId="7ECD5907" w14:textId="4EE9540D" w:rsidR="006556AB" w:rsidDel="00776DAA" w:rsidRDefault="006556AB" w:rsidP="00E54499">
      <w:pPr>
        <w:spacing w:after="0" w:line="240" w:lineRule="auto"/>
        <w:jc w:val="both"/>
        <w:rPr>
          <w:del w:id="365" w:author="Microsoft account" w:date="2022-08-07T14:34:00Z"/>
          <w:rFonts w:ascii="Arial" w:hAnsi="Arial" w:cs="Arial"/>
          <w:lang w:val="en-US"/>
        </w:rPr>
      </w:pPr>
    </w:p>
    <w:p w14:paraId="71FDADBF" w14:textId="2C3A7E35" w:rsidR="006556AB" w:rsidDel="00776DAA" w:rsidRDefault="006556AB" w:rsidP="00E54499">
      <w:pPr>
        <w:spacing w:after="0" w:line="240" w:lineRule="auto"/>
        <w:jc w:val="both"/>
        <w:rPr>
          <w:del w:id="366" w:author="Microsoft account" w:date="2022-08-07T14:34:00Z"/>
          <w:rFonts w:ascii="Arial" w:hAnsi="Arial" w:cs="Arial"/>
          <w:lang w:val="en-US"/>
        </w:rPr>
      </w:pPr>
    </w:p>
    <w:p w14:paraId="2AC59ACD" w14:textId="221BD585" w:rsidR="006556AB" w:rsidDel="00776DAA" w:rsidRDefault="006556AB" w:rsidP="00E54499">
      <w:pPr>
        <w:spacing w:after="0" w:line="240" w:lineRule="auto"/>
        <w:jc w:val="both"/>
        <w:rPr>
          <w:del w:id="367" w:author="Microsoft account" w:date="2022-08-07T14:34:00Z"/>
          <w:rFonts w:ascii="Arial" w:hAnsi="Arial" w:cs="Arial"/>
          <w:lang w:val="en-US"/>
        </w:rPr>
      </w:pPr>
    </w:p>
    <w:p w14:paraId="4B4C1275" w14:textId="0C5D3EF1" w:rsidR="006556AB" w:rsidDel="00776DAA" w:rsidRDefault="006556AB" w:rsidP="00E54499">
      <w:pPr>
        <w:spacing w:after="0" w:line="240" w:lineRule="auto"/>
        <w:jc w:val="both"/>
        <w:rPr>
          <w:del w:id="368" w:author="Microsoft account" w:date="2022-08-07T14:34:00Z"/>
          <w:rFonts w:ascii="Arial" w:hAnsi="Arial" w:cs="Arial"/>
          <w:lang w:val="en-US"/>
        </w:rPr>
      </w:pPr>
    </w:p>
    <w:p w14:paraId="2B919637" w14:textId="076B132E" w:rsidR="006556AB" w:rsidDel="00776DAA" w:rsidRDefault="006556AB" w:rsidP="00E54499">
      <w:pPr>
        <w:spacing w:after="0" w:line="240" w:lineRule="auto"/>
        <w:jc w:val="both"/>
        <w:rPr>
          <w:del w:id="369" w:author="Microsoft account" w:date="2022-08-07T14:34:00Z"/>
          <w:rFonts w:ascii="Arial" w:hAnsi="Arial" w:cs="Arial"/>
          <w:lang w:val="en-US"/>
        </w:rPr>
      </w:pPr>
    </w:p>
    <w:p w14:paraId="2AD712CB" w14:textId="39CF7687" w:rsidR="006556AB" w:rsidDel="00776DAA" w:rsidRDefault="006556AB" w:rsidP="00E54499">
      <w:pPr>
        <w:spacing w:after="0" w:line="240" w:lineRule="auto"/>
        <w:jc w:val="both"/>
        <w:rPr>
          <w:del w:id="370" w:author="Microsoft account" w:date="2022-08-07T14:34:00Z"/>
          <w:rFonts w:ascii="Arial" w:hAnsi="Arial" w:cs="Arial"/>
          <w:lang w:val="en-US"/>
        </w:rPr>
      </w:pPr>
    </w:p>
    <w:p w14:paraId="3FADBA40" w14:textId="03BC3A06" w:rsidR="006556AB" w:rsidDel="00776DAA" w:rsidRDefault="00A92ABB" w:rsidP="00E54499">
      <w:pPr>
        <w:spacing w:after="0" w:line="240" w:lineRule="auto"/>
        <w:jc w:val="both"/>
        <w:rPr>
          <w:del w:id="371" w:author="Microsoft account" w:date="2022-08-07T14:34:00Z"/>
          <w:rFonts w:ascii="Arial" w:hAnsi="Arial" w:cs="Arial"/>
          <w:lang w:val="en-US"/>
        </w:rPr>
      </w:pPr>
      <w:del w:id="372" w:author="Microsoft account" w:date="2022-08-07T14:33:00Z">
        <w:r w:rsidDel="00776DAA">
          <w:rPr>
            <w:noProof/>
            <w:lang w:eastAsia="en-AU"/>
          </w:rPr>
          <w:drawing>
            <wp:anchor distT="0" distB="0" distL="114300" distR="114300" simplePos="0" relativeHeight="251663360" behindDoc="1" locked="0" layoutInCell="1" allowOverlap="1" wp14:anchorId="429CDA05" wp14:editId="670AAE33">
              <wp:simplePos x="0" y="0"/>
              <wp:positionH relativeFrom="column">
                <wp:posOffset>654463</wp:posOffset>
              </wp:positionH>
              <wp:positionV relativeFrom="paragraph">
                <wp:posOffset>59624</wp:posOffset>
              </wp:positionV>
              <wp:extent cx="4366749" cy="2442770"/>
              <wp:effectExtent l="0" t="0" r="15240" b="15240"/>
              <wp:wrapNone/>
              <wp:docPr id="17" name="Chart 1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del>
    </w:p>
    <w:p w14:paraId="4E2C613C" w14:textId="58CCC6B0" w:rsidR="006556AB" w:rsidDel="00776DAA" w:rsidRDefault="006556AB" w:rsidP="00E54499">
      <w:pPr>
        <w:spacing w:after="0" w:line="240" w:lineRule="auto"/>
        <w:jc w:val="both"/>
        <w:rPr>
          <w:del w:id="373" w:author="Microsoft account" w:date="2022-08-07T14:34:00Z"/>
          <w:rFonts w:ascii="Arial" w:hAnsi="Arial" w:cs="Arial"/>
          <w:lang w:val="en-US"/>
        </w:rPr>
      </w:pPr>
    </w:p>
    <w:p w14:paraId="34483951" w14:textId="5D8B8563" w:rsidR="006556AB" w:rsidDel="00776DAA" w:rsidRDefault="006556AB" w:rsidP="00E54499">
      <w:pPr>
        <w:spacing w:after="0" w:line="240" w:lineRule="auto"/>
        <w:jc w:val="both"/>
        <w:rPr>
          <w:del w:id="374" w:author="Microsoft account" w:date="2022-08-07T14:34:00Z"/>
          <w:rFonts w:ascii="Arial" w:hAnsi="Arial" w:cs="Arial"/>
          <w:lang w:val="en-US"/>
        </w:rPr>
      </w:pPr>
    </w:p>
    <w:p w14:paraId="0EBC29CB" w14:textId="5BF6DED5" w:rsidR="006556AB" w:rsidDel="00776DAA" w:rsidRDefault="006556AB" w:rsidP="00E54499">
      <w:pPr>
        <w:spacing w:after="0" w:line="240" w:lineRule="auto"/>
        <w:jc w:val="both"/>
        <w:rPr>
          <w:del w:id="375" w:author="Microsoft account" w:date="2022-08-07T14:34:00Z"/>
          <w:rFonts w:ascii="Arial" w:hAnsi="Arial" w:cs="Arial"/>
          <w:lang w:val="en-US"/>
        </w:rPr>
      </w:pPr>
    </w:p>
    <w:p w14:paraId="726F1AFB" w14:textId="38DB292B" w:rsidR="006556AB" w:rsidDel="00776DAA" w:rsidRDefault="006556AB" w:rsidP="00E54499">
      <w:pPr>
        <w:spacing w:after="0" w:line="240" w:lineRule="auto"/>
        <w:jc w:val="both"/>
        <w:rPr>
          <w:del w:id="376" w:author="Microsoft account" w:date="2022-08-07T14:34:00Z"/>
          <w:rFonts w:ascii="Arial" w:hAnsi="Arial" w:cs="Arial"/>
          <w:lang w:val="en-US"/>
        </w:rPr>
      </w:pPr>
    </w:p>
    <w:p w14:paraId="440F2829" w14:textId="2B9F19E2" w:rsidR="006556AB" w:rsidDel="00776DAA" w:rsidRDefault="006556AB" w:rsidP="00E54499">
      <w:pPr>
        <w:spacing w:after="0" w:line="240" w:lineRule="auto"/>
        <w:jc w:val="both"/>
        <w:rPr>
          <w:del w:id="377" w:author="Microsoft account" w:date="2022-08-07T14:34:00Z"/>
          <w:rFonts w:ascii="Arial" w:hAnsi="Arial" w:cs="Arial"/>
          <w:lang w:val="en-US"/>
        </w:rPr>
      </w:pPr>
    </w:p>
    <w:p w14:paraId="3D28B556" w14:textId="3FE93800" w:rsidR="006556AB" w:rsidDel="00776DAA" w:rsidRDefault="006556AB" w:rsidP="00E54499">
      <w:pPr>
        <w:spacing w:after="0" w:line="240" w:lineRule="auto"/>
        <w:jc w:val="both"/>
        <w:rPr>
          <w:del w:id="378" w:author="Microsoft account" w:date="2022-08-07T14:34:00Z"/>
          <w:rFonts w:ascii="Arial" w:hAnsi="Arial" w:cs="Arial"/>
          <w:lang w:val="en-US"/>
        </w:rPr>
      </w:pPr>
    </w:p>
    <w:p w14:paraId="133B6DE5" w14:textId="2A559EA3" w:rsidR="006556AB" w:rsidDel="00776DAA" w:rsidRDefault="006556AB" w:rsidP="00E54499">
      <w:pPr>
        <w:spacing w:after="0" w:line="240" w:lineRule="auto"/>
        <w:jc w:val="both"/>
        <w:rPr>
          <w:del w:id="379" w:author="Microsoft account" w:date="2022-08-07T14:34:00Z"/>
          <w:rFonts w:ascii="Arial" w:hAnsi="Arial" w:cs="Arial"/>
          <w:lang w:val="en-US"/>
        </w:rPr>
      </w:pPr>
    </w:p>
    <w:p w14:paraId="45CE6E6F" w14:textId="612A5E2A" w:rsidR="006556AB" w:rsidDel="00776DAA" w:rsidRDefault="006556AB" w:rsidP="00E54499">
      <w:pPr>
        <w:spacing w:after="0" w:line="240" w:lineRule="auto"/>
        <w:jc w:val="both"/>
        <w:rPr>
          <w:del w:id="380" w:author="Microsoft account" w:date="2022-08-07T14:34:00Z"/>
          <w:rFonts w:ascii="Arial" w:hAnsi="Arial" w:cs="Arial"/>
          <w:lang w:val="en-US"/>
        </w:rPr>
      </w:pPr>
    </w:p>
    <w:p w14:paraId="1E4D5D7E" w14:textId="70AF7360" w:rsidR="006556AB" w:rsidDel="00776DAA" w:rsidRDefault="006556AB" w:rsidP="00E54499">
      <w:pPr>
        <w:spacing w:after="0" w:line="240" w:lineRule="auto"/>
        <w:jc w:val="both"/>
        <w:rPr>
          <w:del w:id="381" w:author="Microsoft account" w:date="2022-08-07T14:34:00Z"/>
          <w:rFonts w:ascii="Arial" w:hAnsi="Arial" w:cs="Arial"/>
          <w:lang w:val="en-US"/>
        </w:rPr>
      </w:pPr>
    </w:p>
    <w:p w14:paraId="71EC2538" w14:textId="00E28A05" w:rsidR="006556AB" w:rsidDel="00776DAA" w:rsidRDefault="006556AB" w:rsidP="00E54499">
      <w:pPr>
        <w:spacing w:after="0" w:line="240" w:lineRule="auto"/>
        <w:jc w:val="both"/>
        <w:rPr>
          <w:del w:id="382" w:author="Microsoft account" w:date="2022-08-07T14:34:00Z"/>
          <w:rFonts w:ascii="Arial" w:hAnsi="Arial" w:cs="Arial"/>
          <w:lang w:val="en-US"/>
        </w:rPr>
      </w:pPr>
    </w:p>
    <w:p w14:paraId="03149210" w14:textId="40F06102" w:rsidR="006556AB" w:rsidDel="00776DAA" w:rsidRDefault="006556AB" w:rsidP="00E54499">
      <w:pPr>
        <w:spacing w:after="0" w:line="240" w:lineRule="auto"/>
        <w:jc w:val="both"/>
        <w:rPr>
          <w:del w:id="383" w:author="Microsoft account" w:date="2022-08-07T14:34:00Z"/>
          <w:rFonts w:ascii="Arial" w:hAnsi="Arial" w:cs="Arial"/>
          <w:lang w:val="en-US"/>
        </w:rPr>
      </w:pPr>
    </w:p>
    <w:p w14:paraId="34C7D03E" w14:textId="05EBA77A" w:rsidR="006556AB" w:rsidDel="00776DAA" w:rsidRDefault="006556AB" w:rsidP="00E54499">
      <w:pPr>
        <w:spacing w:after="0" w:line="240" w:lineRule="auto"/>
        <w:jc w:val="both"/>
        <w:rPr>
          <w:del w:id="384" w:author="Microsoft account" w:date="2022-08-07T14:34:00Z"/>
          <w:rFonts w:ascii="Arial" w:hAnsi="Arial" w:cs="Arial"/>
          <w:lang w:val="en-US"/>
        </w:rPr>
      </w:pPr>
    </w:p>
    <w:p w14:paraId="3C84AE24" w14:textId="6A1D026D" w:rsidR="005C4F0A" w:rsidDel="00776DAA" w:rsidRDefault="005C4F0A" w:rsidP="00E54499">
      <w:pPr>
        <w:spacing w:after="0" w:line="240" w:lineRule="auto"/>
        <w:jc w:val="both"/>
        <w:rPr>
          <w:del w:id="385" w:author="Microsoft account" w:date="2022-08-07T14:34:00Z"/>
          <w:rFonts w:ascii="Arial" w:hAnsi="Arial" w:cs="Arial"/>
          <w:lang w:val="en-US"/>
        </w:rPr>
      </w:pPr>
    </w:p>
    <w:p w14:paraId="6E48A854" w14:textId="36378D4A" w:rsidR="005C4F0A" w:rsidDel="00776DAA" w:rsidRDefault="005C4F0A" w:rsidP="00E54499">
      <w:pPr>
        <w:spacing w:after="0" w:line="240" w:lineRule="auto"/>
        <w:jc w:val="both"/>
        <w:rPr>
          <w:del w:id="386" w:author="Microsoft account" w:date="2022-08-07T14:34:00Z"/>
          <w:rFonts w:ascii="Arial" w:hAnsi="Arial" w:cs="Arial"/>
          <w:lang w:val="en-US"/>
        </w:rPr>
      </w:pPr>
    </w:p>
    <w:p w14:paraId="50CF018E" w14:textId="2EB95DDE" w:rsidR="005C4F0A" w:rsidDel="00776DAA" w:rsidRDefault="005C4F0A" w:rsidP="00E54499">
      <w:pPr>
        <w:spacing w:after="0" w:line="240" w:lineRule="auto"/>
        <w:jc w:val="both"/>
        <w:rPr>
          <w:del w:id="387" w:author="Microsoft account" w:date="2022-08-07T14:34:00Z"/>
          <w:rFonts w:ascii="Arial" w:hAnsi="Arial" w:cs="Arial"/>
          <w:lang w:val="en-US"/>
        </w:rPr>
      </w:pPr>
    </w:p>
    <w:p w14:paraId="0ECA54F6" w14:textId="1CC4FD05" w:rsidR="005C4F0A" w:rsidDel="00776DAA" w:rsidRDefault="005C4F0A" w:rsidP="00E54499">
      <w:pPr>
        <w:spacing w:after="0" w:line="240" w:lineRule="auto"/>
        <w:jc w:val="both"/>
        <w:rPr>
          <w:del w:id="388" w:author="Microsoft account" w:date="2022-08-07T14:34:00Z"/>
          <w:rFonts w:ascii="Arial" w:hAnsi="Arial" w:cs="Arial"/>
          <w:lang w:val="en-US"/>
        </w:rPr>
      </w:pPr>
    </w:p>
    <w:p w14:paraId="7F3DC1D8" w14:textId="1FC9D94F" w:rsidR="005C4F0A" w:rsidDel="00776DAA" w:rsidRDefault="005C4F0A" w:rsidP="00E54499">
      <w:pPr>
        <w:spacing w:after="0" w:line="240" w:lineRule="auto"/>
        <w:jc w:val="both"/>
        <w:rPr>
          <w:del w:id="389" w:author="Microsoft account" w:date="2022-08-07T14:34:00Z"/>
          <w:rFonts w:ascii="Arial" w:hAnsi="Arial" w:cs="Arial"/>
          <w:lang w:val="en-US"/>
        </w:rPr>
      </w:pPr>
      <w:del w:id="390" w:author="Microsoft account" w:date="2022-08-07T14:33:00Z">
        <w:r w:rsidDel="00776DAA">
          <w:rPr>
            <w:noProof/>
            <w:lang w:eastAsia="en-AU"/>
          </w:rPr>
          <w:drawing>
            <wp:anchor distT="0" distB="0" distL="114300" distR="114300" simplePos="0" relativeHeight="251669504" behindDoc="1" locked="0" layoutInCell="1" allowOverlap="1" wp14:anchorId="5AE1089F" wp14:editId="1DA26C11">
              <wp:simplePos x="0" y="0"/>
              <wp:positionH relativeFrom="column">
                <wp:posOffset>654707</wp:posOffset>
              </wp:positionH>
              <wp:positionV relativeFrom="paragraph">
                <wp:posOffset>123159</wp:posOffset>
              </wp:positionV>
              <wp:extent cx="4415337" cy="2603735"/>
              <wp:effectExtent l="0" t="0" r="4445" b="6350"/>
              <wp:wrapNone/>
              <wp:docPr id="22" name="Chart 22">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del>
    </w:p>
    <w:p w14:paraId="36B74554" w14:textId="1A6160EA" w:rsidR="005C4F0A" w:rsidDel="00776DAA" w:rsidRDefault="005C4F0A" w:rsidP="00E54499">
      <w:pPr>
        <w:spacing w:after="0" w:line="240" w:lineRule="auto"/>
        <w:jc w:val="both"/>
        <w:rPr>
          <w:del w:id="391" w:author="Microsoft account" w:date="2022-08-07T14:34:00Z"/>
          <w:rFonts w:ascii="Arial" w:hAnsi="Arial" w:cs="Arial"/>
          <w:lang w:val="en-US"/>
        </w:rPr>
      </w:pPr>
    </w:p>
    <w:p w14:paraId="5DBFCA2F" w14:textId="139B4A7F" w:rsidR="006556AB" w:rsidDel="00776DAA" w:rsidRDefault="006556AB" w:rsidP="00E54499">
      <w:pPr>
        <w:spacing w:after="0" w:line="240" w:lineRule="auto"/>
        <w:jc w:val="both"/>
        <w:rPr>
          <w:del w:id="392" w:author="Microsoft account" w:date="2022-08-07T14:34:00Z"/>
          <w:rFonts w:ascii="Arial" w:hAnsi="Arial" w:cs="Arial"/>
          <w:lang w:val="en-US"/>
        </w:rPr>
      </w:pPr>
    </w:p>
    <w:p w14:paraId="51D92F92" w14:textId="77777777" w:rsidR="006556AB" w:rsidDel="00776DAA" w:rsidRDefault="006556AB" w:rsidP="00E54499">
      <w:pPr>
        <w:spacing w:after="0" w:line="240" w:lineRule="auto"/>
        <w:jc w:val="both"/>
        <w:rPr>
          <w:del w:id="393" w:author="Microsoft account" w:date="2022-08-07T14:34:00Z"/>
          <w:rFonts w:ascii="Arial" w:hAnsi="Arial" w:cs="Arial"/>
          <w:lang w:val="en-US"/>
        </w:rPr>
      </w:pPr>
    </w:p>
    <w:p w14:paraId="7F3DB15D" w14:textId="79CB9D02" w:rsidR="006556AB" w:rsidDel="00776DAA" w:rsidRDefault="006556AB" w:rsidP="00E54499">
      <w:pPr>
        <w:spacing w:after="0" w:line="240" w:lineRule="auto"/>
        <w:jc w:val="both"/>
        <w:rPr>
          <w:del w:id="394" w:author="Microsoft account" w:date="2022-08-07T14:34:00Z"/>
          <w:rFonts w:ascii="Arial" w:hAnsi="Arial" w:cs="Arial"/>
          <w:lang w:val="en-US"/>
        </w:rPr>
      </w:pPr>
    </w:p>
    <w:p w14:paraId="058E8BF1" w14:textId="4A38047F" w:rsidR="006556AB" w:rsidDel="00776DAA" w:rsidRDefault="006556AB" w:rsidP="00E54499">
      <w:pPr>
        <w:spacing w:after="0" w:line="240" w:lineRule="auto"/>
        <w:jc w:val="both"/>
        <w:rPr>
          <w:del w:id="395" w:author="Microsoft account" w:date="2022-08-07T14:34:00Z"/>
          <w:rFonts w:ascii="Arial" w:hAnsi="Arial" w:cs="Arial"/>
          <w:lang w:val="en-US"/>
        </w:rPr>
      </w:pPr>
    </w:p>
    <w:p w14:paraId="0732070D" w14:textId="6006F802" w:rsidR="006556AB" w:rsidDel="00776DAA" w:rsidRDefault="006556AB" w:rsidP="00E54499">
      <w:pPr>
        <w:spacing w:after="0" w:line="240" w:lineRule="auto"/>
        <w:jc w:val="both"/>
        <w:rPr>
          <w:del w:id="396" w:author="Microsoft account" w:date="2022-08-07T14:34:00Z"/>
          <w:rFonts w:ascii="Arial" w:hAnsi="Arial" w:cs="Arial"/>
          <w:lang w:val="en-US"/>
        </w:rPr>
      </w:pPr>
    </w:p>
    <w:p w14:paraId="68441CCE" w14:textId="10A97003" w:rsidR="006556AB" w:rsidDel="00776DAA" w:rsidRDefault="006556AB" w:rsidP="00E54499">
      <w:pPr>
        <w:spacing w:after="0" w:line="240" w:lineRule="auto"/>
        <w:jc w:val="both"/>
        <w:rPr>
          <w:del w:id="397" w:author="Microsoft account" w:date="2022-08-07T14:34:00Z"/>
          <w:rFonts w:ascii="Arial" w:hAnsi="Arial" w:cs="Arial"/>
          <w:lang w:val="en-US"/>
        </w:rPr>
      </w:pPr>
    </w:p>
    <w:p w14:paraId="02FA0174" w14:textId="4C166B46" w:rsidR="006556AB" w:rsidDel="00776DAA" w:rsidRDefault="006556AB" w:rsidP="00E54499">
      <w:pPr>
        <w:spacing w:after="0" w:line="240" w:lineRule="auto"/>
        <w:jc w:val="both"/>
        <w:rPr>
          <w:del w:id="398" w:author="Microsoft account" w:date="2022-08-07T14:34:00Z"/>
          <w:rFonts w:ascii="Arial" w:hAnsi="Arial" w:cs="Arial"/>
          <w:lang w:val="en-US"/>
        </w:rPr>
      </w:pPr>
    </w:p>
    <w:p w14:paraId="131E35C0" w14:textId="3B3C2C87" w:rsidR="006556AB" w:rsidDel="00776DAA" w:rsidRDefault="006556AB" w:rsidP="00E54499">
      <w:pPr>
        <w:spacing w:after="0" w:line="240" w:lineRule="auto"/>
        <w:jc w:val="both"/>
        <w:rPr>
          <w:del w:id="399" w:author="Microsoft account" w:date="2022-08-07T14:34:00Z"/>
          <w:rFonts w:ascii="Arial" w:hAnsi="Arial" w:cs="Arial"/>
          <w:lang w:val="en-US"/>
        </w:rPr>
      </w:pPr>
    </w:p>
    <w:p w14:paraId="7C9EAD1C" w14:textId="6E63FDF6" w:rsidR="006556AB" w:rsidDel="00776DAA" w:rsidRDefault="006556AB" w:rsidP="00E54499">
      <w:pPr>
        <w:spacing w:after="0" w:line="240" w:lineRule="auto"/>
        <w:jc w:val="both"/>
        <w:rPr>
          <w:del w:id="400" w:author="Microsoft account" w:date="2022-08-07T14:34:00Z"/>
          <w:rFonts w:ascii="Arial" w:hAnsi="Arial" w:cs="Arial"/>
          <w:lang w:val="en-US"/>
        </w:rPr>
      </w:pPr>
    </w:p>
    <w:p w14:paraId="0D12AAB3" w14:textId="7DB99986" w:rsidR="006556AB" w:rsidDel="00776DAA" w:rsidRDefault="006556AB" w:rsidP="00E54499">
      <w:pPr>
        <w:spacing w:after="0" w:line="240" w:lineRule="auto"/>
        <w:jc w:val="both"/>
        <w:rPr>
          <w:del w:id="401" w:author="Microsoft account" w:date="2022-08-07T14:34:00Z"/>
          <w:rFonts w:ascii="Arial" w:hAnsi="Arial" w:cs="Arial"/>
          <w:lang w:val="en-US"/>
        </w:rPr>
      </w:pPr>
    </w:p>
    <w:p w14:paraId="5443A0BD" w14:textId="3028FCCC" w:rsidR="006556AB" w:rsidDel="00776DAA" w:rsidRDefault="006556AB" w:rsidP="00E54499">
      <w:pPr>
        <w:spacing w:after="0" w:line="240" w:lineRule="auto"/>
        <w:jc w:val="both"/>
        <w:rPr>
          <w:del w:id="402" w:author="Microsoft account" w:date="2022-08-07T14:34:00Z"/>
          <w:rFonts w:ascii="Arial" w:hAnsi="Arial" w:cs="Arial"/>
          <w:lang w:val="en-US"/>
        </w:rPr>
      </w:pPr>
    </w:p>
    <w:p w14:paraId="0F733288" w14:textId="6D809009" w:rsidR="006556AB" w:rsidDel="00776DAA" w:rsidRDefault="006556AB" w:rsidP="00E54499">
      <w:pPr>
        <w:spacing w:after="0" w:line="240" w:lineRule="auto"/>
        <w:jc w:val="both"/>
        <w:rPr>
          <w:del w:id="403" w:author="Microsoft account" w:date="2022-08-07T14:34:00Z"/>
          <w:rFonts w:ascii="Arial" w:hAnsi="Arial" w:cs="Arial"/>
          <w:lang w:val="en-US"/>
        </w:rPr>
      </w:pPr>
    </w:p>
    <w:p w14:paraId="38CB400D" w14:textId="527738AA" w:rsidR="006556AB" w:rsidDel="00776DAA" w:rsidRDefault="006556AB" w:rsidP="00E54499">
      <w:pPr>
        <w:spacing w:after="0" w:line="240" w:lineRule="auto"/>
        <w:jc w:val="both"/>
        <w:rPr>
          <w:del w:id="404" w:author="Microsoft account" w:date="2022-08-07T14:34:00Z"/>
          <w:rFonts w:ascii="Arial" w:hAnsi="Arial" w:cs="Arial"/>
          <w:lang w:val="en-US"/>
        </w:rPr>
      </w:pPr>
    </w:p>
    <w:p w14:paraId="5DF1A7D3" w14:textId="254D7765" w:rsidR="006556AB" w:rsidDel="00776DAA" w:rsidRDefault="006556AB" w:rsidP="00E54499">
      <w:pPr>
        <w:spacing w:after="0" w:line="240" w:lineRule="auto"/>
        <w:jc w:val="both"/>
        <w:rPr>
          <w:del w:id="405" w:author="Microsoft account" w:date="2022-08-07T14:34:00Z"/>
          <w:rFonts w:ascii="Arial" w:hAnsi="Arial" w:cs="Arial"/>
          <w:lang w:val="en-US"/>
        </w:rPr>
      </w:pPr>
    </w:p>
    <w:p w14:paraId="57AE4F7D" w14:textId="552C4F11" w:rsidR="006556AB" w:rsidDel="00776DAA" w:rsidRDefault="006556AB" w:rsidP="00E54499">
      <w:pPr>
        <w:spacing w:after="0" w:line="240" w:lineRule="auto"/>
        <w:jc w:val="both"/>
        <w:rPr>
          <w:del w:id="406" w:author="Microsoft account" w:date="2022-08-07T14:34:00Z"/>
          <w:rFonts w:ascii="Arial" w:hAnsi="Arial" w:cs="Arial"/>
          <w:lang w:val="en-US"/>
        </w:rPr>
      </w:pPr>
    </w:p>
    <w:p w14:paraId="1FE22528" w14:textId="46F6BC38" w:rsidR="006556AB" w:rsidDel="00776DAA" w:rsidRDefault="006556AB" w:rsidP="00E54499">
      <w:pPr>
        <w:spacing w:after="0" w:line="240" w:lineRule="auto"/>
        <w:jc w:val="both"/>
        <w:rPr>
          <w:del w:id="407" w:author="Microsoft account" w:date="2022-08-07T14:34:00Z"/>
          <w:rFonts w:ascii="Arial" w:hAnsi="Arial" w:cs="Arial"/>
          <w:lang w:val="en-US"/>
        </w:rPr>
      </w:pPr>
    </w:p>
    <w:p w14:paraId="029F9C52" w14:textId="3E208E97" w:rsidR="001F1005" w:rsidDel="00776DAA" w:rsidRDefault="001F1005" w:rsidP="00E54499">
      <w:pPr>
        <w:spacing w:after="0" w:line="240" w:lineRule="auto"/>
        <w:jc w:val="both"/>
        <w:rPr>
          <w:del w:id="408" w:author="Microsoft account" w:date="2022-08-07T14:34:00Z"/>
          <w:rFonts w:ascii="Arial" w:hAnsi="Arial" w:cs="Arial"/>
          <w:lang w:val="en-US"/>
        </w:rPr>
      </w:pPr>
    </w:p>
    <w:p w14:paraId="020B17BE" w14:textId="09691902" w:rsidR="001F1005" w:rsidDel="00776DAA" w:rsidRDefault="001F1005" w:rsidP="00E54499">
      <w:pPr>
        <w:spacing w:after="0" w:line="240" w:lineRule="auto"/>
        <w:jc w:val="both"/>
        <w:rPr>
          <w:del w:id="409" w:author="Microsoft account" w:date="2022-08-07T14:34:00Z"/>
          <w:rFonts w:ascii="Arial" w:hAnsi="Arial" w:cs="Arial"/>
          <w:lang w:val="en-US"/>
        </w:rPr>
      </w:pPr>
    </w:p>
    <w:p w14:paraId="515D274D" w14:textId="7DBC03DA" w:rsidR="006556AB" w:rsidDel="00776DAA" w:rsidRDefault="006556AB" w:rsidP="00E54499">
      <w:pPr>
        <w:spacing w:after="0" w:line="240" w:lineRule="auto"/>
        <w:jc w:val="both"/>
        <w:rPr>
          <w:del w:id="410" w:author="Microsoft account" w:date="2022-08-07T14:34:00Z"/>
          <w:rFonts w:ascii="Arial" w:hAnsi="Arial" w:cs="Arial"/>
          <w:lang w:val="en-US"/>
        </w:rPr>
      </w:pPr>
    </w:p>
    <w:p w14:paraId="076084D5" w14:textId="0C8D4FD6" w:rsidR="006556AB" w:rsidDel="00776DAA" w:rsidRDefault="006556AB" w:rsidP="00E54499">
      <w:pPr>
        <w:spacing w:after="0" w:line="240" w:lineRule="auto"/>
        <w:jc w:val="both"/>
        <w:rPr>
          <w:del w:id="411" w:author="Microsoft account" w:date="2022-08-07T14:34:00Z"/>
          <w:rFonts w:ascii="Arial" w:hAnsi="Arial" w:cs="Arial"/>
          <w:lang w:val="en-US"/>
        </w:rPr>
      </w:pPr>
    </w:p>
    <w:p w14:paraId="241815F4" w14:textId="113BD0B5" w:rsidR="006556AB" w:rsidDel="00776DAA" w:rsidRDefault="006556AB" w:rsidP="00E54499">
      <w:pPr>
        <w:spacing w:after="0" w:line="240" w:lineRule="auto"/>
        <w:jc w:val="both"/>
        <w:rPr>
          <w:del w:id="412" w:author="Microsoft account" w:date="2022-08-07T14:34:00Z"/>
          <w:rFonts w:ascii="Arial" w:hAnsi="Arial" w:cs="Arial"/>
          <w:lang w:val="en-US"/>
        </w:rPr>
      </w:pPr>
    </w:p>
    <w:p w14:paraId="3E4FCC78" w14:textId="183E92D8" w:rsidR="006556AB" w:rsidDel="00776DAA" w:rsidRDefault="006556AB" w:rsidP="00E54499">
      <w:pPr>
        <w:spacing w:after="0" w:line="240" w:lineRule="auto"/>
        <w:jc w:val="both"/>
        <w:rPr>
          <w:del w:id="413" w:author="Microsoft account" w:date="2022-08-07T14:34:00Z"/>
          <w:rFonts w:ascii="Arial" w:hAnsi="Arial" w:cs="Arial"/>
          <w:lang w:val="en-US"/>
        </w:rPr>
      </w:pPr>
    </w:p>
    <w:p w14:paraId="67F771F4" w14:textId="1ADB9381" w:rsidR="001F1005" w:rsidDel="00776DAA" w:rsidRDefault="001F1005" w:rsidP="00E54499">
      <w:pPr>
        <w:spacing w:after="0" w:line="240" w:lineRule="auto"/>
        <w:jc w:val="both"/>
        <w:rPr>
          <w:del w:id="414" w:author="Microsoft account" w:date="2022-08-07T14:34:00Z"/>
          <w:rFonts w:ascii="Arial" w:hAnsi="Arial" w:cs="Arial"/>
          <w:lang w:val="en-US"/>
        </w:rPr>
      </w:pPr>
    </w:p>
    <w:p w14:paraId="74B68AFC" w14:textId="19FEDE8F" w:rsidR="001F1005" w:rsidDel="00776DAA" w:rsidRDefault="001F1005" w:rsidP="00E54499">
      <w:pPr>
        <w:spacing w:after="0" w:line="240" w:lineRule="auto"/>
        <w:jc w:val="both"/>
        <w:rPr>
          <w:del w:id="415" w:author="Microsoft account" w:date="2022-08-07T14:34:00Z"/>
          <w:rFonts w:ascii="Arial" w:hAnsi="Arial" w:cs="Arial"/>
          <w:lang w:val="en-US"/>
        </w:rPr>
      </w:pPr>
    </w:p>
    <w:p w14:paraId="61ACD4E9" w14:textId="3E70DAFE" w:rsidR="001F1005" w:rsidDel="00776DAA" w:rsidRDefault="001F1005" w:rsidP="00E54499">
      <w:pPr>
        <w:spacing w:after="0" w:line="240" w:lineRule="auto"/>
        <w:jc w:val="both"/>
        <w:rPr>
          <w:del w:id="416" w:author="Microsoft account" w:date="2022-08-07T14:34:00Z"/>
          <w:rFonts w:ascii="Arial" w:hAnsi="Arial" w:cs="Arial"/>
          <w:lang w:val="en-US"/>
        </w:rPr>
      </w:pPr>
    </w:p>
    <w:p w14:paraId="0A8E0EC7" w14:textId="06D9AD3B" w:rsidR="001F1005" w:rsidDel="00776DAA" w:rsidRDefault="001F1005" w:rsidP="00E54499">
      <w:pPr>
        <w:spacing w:after="0" w:line="240" w:lineRule="auto"/>
        <w:jc w:val="both"/>
        <w:rPr>
          <w:del w:id="417" w:author="Microsoft account" w:date="2022-08-07T14:34:00Z"/>
          <w:rFonts w:ascii="Arial" w:hAnsi="Arial" w:cs="Arial"/>
          <w:lang w:val="en-US"/>
        </w:rPr>
      </w:pPr>
    </w:p>
    <w:p w14:paraId="67D7681A" w14:textId="4DC1AC13" w:rsidR="001F1005" w:rsidDel="00776DAA" w:rsidRDefault="001F1005" w:rsidP="00E54499">
      <w:pPr>
        <w:spacing w:after="0" w:line="240" w:lineRule="auto"/>
        <w:jc w:val="both"/>
        <w:rPr>
          <w:del w:id="418" w:author="Microsoft account" w:date="2022-08-07T14:34:00Z"/>
          <w:rFonts w:ascii="Arial" w:hAnsi="Arial" w:cs="Arial"/>
          <w:lang w:val="en-US"/>
        </w:rPr>
      </w:pPr>
    </w:p>
    <w:p w14:paraId="19F32DB2" w14:textId="212CC282" w:rsidR="001F1005" w:rsidDel="00776DAA" w:rsidRDefault="001F1005" w:rsidP="00E54499">
      <w:pPr>
        <w:spacing w:after="0" w:line="240" w:lineRule="auto"/>
        <w:jc w:val="both"/>
        <w:rPr>
          <w:del w:id="419" w:author="Microsoft account" w:date="2022-08-07T14:34:00Z"/>
          <w:rFonts w:ascii="Arial" w:hAnsi="Arial" w:cs="Arial"/>
          <w:lang w:val="en-US"/>
        </w:rPr>
      </w:pPr>
    </w:p>
    <w:p w14:paraId="4D2EBB95" w14:textId="14DF327A" w:rsidR="001F1005" w:rsidDel="00776DAA" w:rsidRDefault="001F1005" w:rsidP="00E54499">
      <w:pPr>
        <w:spacing w:after="0" w:line="240" w:lineRule="auto"/>
        <w:jc w:val="both"/>
        <w:rPr>
          <w:del w:id="420" w:author="Microsoft account" w:date="2022-08-07T14:34:00Z"/>
          <w:rFonts w:ascii="Arial" w:hAnsi="Arial" w:cs="Arial"/>
          <w:lang w:val="en-US"/>
        </w:rPr>
      </w:pPr>
    </w:p>
    <w:p w14:paraId="51A022A6" w14:textId="075E1A37" w:rsidR="001F1005" w:rsidDel="00776DAA" w:rsidRDefault="001F1005" w:rsidP="00E54499">
      <w:pPr>
        <w:spacing w:after="0" w:line="240" w:lineRule="auto"/>
        <w:jc w:val="both"/>
        <w:rPr>
          <w:del w:id="421" w:author="Microsoft account" w:date="2022-08-07T14:34:00Z"/>
          <w:rFonts w:ascii="Arial" w:hAnsi="Arial" w:cs="Arial"/>
          <w:lang w:val="en-US"/>
        </w:rPr>
      </w:pPr>
    </w:p>
    <w:p w14:paraId="402076A3" w14:textId="38743012" w:rsidR="001F1005" w:rsidDel="00776DAA" w:rsidRDefault="001F1005" w:rsidP="00E54499">
      <w:pPr>
        <w:spacing w:after="0" w:line="240" w:lineRule="auto"/>
        <w:jc w:val="both"/>
        <w:rPr>
          <w:del w:id="422" w:author="Microsoft account" w:date="2022-08-07T14:34:00Z"/>
          <w:rFonts w:ascii="Arial" w:hAnsi="Arial" w:cs="Arial"/>
          <w:lang w:val="en-US"/>
        </w:rPr>
      </w:pPr>
    </w:p>
    <w:p w14:paraId="5C64E8BF" w14:textId="2641C8CC" w:rsidR="001F1005" w:rsidDel="00776DAA" w:rsidRDefault="001F1005" w:rsidP="00E54499">
      <w:pPr>
        <w:spacing w:after="0" w:line="240" w:lineRule="auto"/>
        <w:jc w:val="both"/>
        <w:rPr>
          <w:del w:id="423" w:author="Microsoft account" w:date="2022-08-07T14:34:00Z"/>
          <w:rFonts w:ascii="Arial" w:hAnsi="Arial" w:cs="Arial"/>
          <w:lang w:val="en-US"/>
        </w:rPr>
      </w:pPr>
    </w:p>
    <w:p w14:paraId="44C0F2AE" w14:textId="392ADC5F" w:rsidR="001F1005" w:rsidDel="00776DAA" w:rsidRDefault="001F1005" w:rsidP="00E54499">
      <w:pPr>
        <w:spacing w:after="0" w:line="240" w:lineRule="auto"/>
        <w:jc w:val="both"/>
        <w:rPr>
          <w:del w:id="424" w:author="Microsoft account" w:date="2022-08-07T14:34:00Z"/>
          <w:rFonts w:ascii="Arial" w:hAnsi="Arial" w:cs="Arial"/>
          <w:lang w:val="en-US"/>
        </w:rPr>
      </w:pPr>
    </w:p>
    <w:p w14:paraId="3C54F637" w14:textId="22765D52" w:rsidR="001F1005" w:rsidDel="00776DAA" w:rsidRDefault="001F1005" w:rsidP="00E54499">
      <w:pPr>
        <w:spacing w:after="0" w:line="240" w:lineRule="auto"/>
        <w:jc w:val="both"/>
        <w:rPr>
          <w:del w:id="425" w:author="Microsoft account" w:date="2022-08-07T14:34:00Z"/>
          <w:rFonts w:ascii="Arial" w:hAnsi="Arial" w:cs="Arial"/>
          <w:lang w:val="en-US"/>
        </w:rPr>
      </w:pPr>
    </w:p>
    <w:p w14:paraId="31E6D540" w14:textId="7F8FD682" w:rsidR="001F1005" w:rsidDel="00776DAA" w:rsidRDefault="001F1005" w:rsidP="00E54499">
      <w:pPr>
        <w:spacing w:after="0" w:line="240" w:lineRule="auto"/>
        <w:jc w:val="both"/>
        <w:rPr>
          <w:del w:id="426" w:author="Microsoft account" w:date="2022-08-07T14:34:00Z"/>
          <w:rFonts w:ascii="Arial" w:hAnsi="Arial" w:cs="Arial"/>
          <w:lang w:val="en-US"/>
        </w:rPr>
      </w:pPr>
    </w:p>
    <w:p w14:paraId="4C252666" w14:textId="483EE38E" w:rsidR="001F1005" w:rsidDel="00776DAA" w:rsidRDefault="001F1005" w:rsidP="00E54499">
      <w:pPr>
        <w:spacing w:after="0" w:line="240" w:lineRule="auto"/>
        <w:jc w:val="both"/>
        <w:rPr>
          <w:del w:id="427" w:author="Microsoft account" w:date="2022-08-07T14:34:00Z"/>
          <w:rFonts w:ascii="Arial" w:hAnsi="Arial" w:cs="Arial"/>
          <w:lang w:val="en-US"/>
        </w:rPr>
      </w:pPr>
    </w:p>
    <w:p w14:paraId="2FACA9E2" w14:textId="0DFE2124" w:rsidR="001F1005" w:rsidDel="00776DAA" w:rsidRDefault="001F1005" w:rsidP="00E54499">
      <w:pPr>
        <w:spacing w:after="0" w:line="240" w:lineRule="auto"/>
        <w:jc w:val="both"/>
        <w:rPr>
          <w:del w:id="428" w:author="Microsoft account" w:date="2022-08-07T14:34:00Z"/>
          <w:rFonts w:ascii="Arial" w:hAnsi="Arial" w:cs="Arial"/>
          <w:lang w:val="en-US"/>
        </w:rPr>
      </w:pPr>
    </w:p>
    <w:p w14:paraId="694A13FA" w14:textId="59ED5CF9" w:rsidR="001F1005" w:rsidDel="00776DAA" w:rsidRDefault="001F1005" w:rsidP="00E54499">
      <w:pPr>
        <w:spacing w:after="0" w:line="240" w:lineRule="auto"/>
        <w:jc w:val="both"/>
        <w:rPr>
          <w:del w:id="429" w:author="Microsoft account" w:date="2022-08-07T14:34:00Z"/>
          <w:rFonts w:ascii="Arial" w:hAnsi="Arial" w:cs="Arial"/>
          <w:lang w:val="en-US"/>
        </w:rPr>
      </w:pPr>
    </w:p>
    <w:p w14:paraId="02149FAB" w14:textId="6C3E031D" w:rsidR="001F1005" w:rsidDel="00776DAA" w:rsidRDefault="001F1005" w:rsidP="00E54499">
      <w:pPr>
        <w:spacing w:after="0" w:line="240" w:lineRule="auto"/>
        <w:jc w:val="both"/>
        <w:rPr>
          <w:del w:id="430" w:author="Microsoft account" w:date="2022-08-07T14:33:00Z"/>
          <w:rFonts w:ascii="Arial" w:hAnsi="Arial" w:cs="Arial"/>
          <w:lang w:val="en-US"/>
        </w:rPr>
      </w:pPr>
    </w:p>
    <w:p w14:paraId="220A5EE2" w14:textId="02E6CB83" w:rsidR="001F1005" w:rsidDel="00776DAA" w:rsidRDefault="001F1005" w:rsidP="00E54499">
      <w:pPr>
        <w:spacing w:after="0" w:line="240" w:lineRule="auto"/>
        <w:jc w:val="both"/>
        <w:rPr>
          <w:del w:id="431" w:author="Microsoft account" w:date="2022-08-07T14:33:00Z"/>
          <w:rFonts w:ascii="Arial" w:hAnsi="Arial" w:cs="Arial"/>
          <w:lang w:val="en-US"/>
        </w:rPr>
      </w:pPr>
    </w:p>
    <w:p w14:paraId="6B1A1809" w14:textId="6318FAFE" w:rsidR="001F1005" w:rsidDel="00776DAA" w:rsidRDefault="001F1005" w:rsidP="00E54499">
      <w:pPr>
        <w:spacing w:after="0" w:line="240" w:lineRule="auto"/>
        <w:jc w:val="both"/>
        <w:rPr>
          <w:del w:id="432" w:author="Microsoft account" w:date="2022-08-07T14:33:00Z"/>
          <w:rFonts w:ascii="Arial" w:hAnsi="Arial" w:cs="Arial"/>
          <w:lang w:val="en-US"/>
        </w:rPr>
      </w:pPr>
    </w:p>
    <w:p w14:paraId="5061DE6E" w14:textId="559EFAFA" w:rsidR="001F1005" w:rsidDel="00776DAA" w:rsidRDefault="001F1005" w:rsidP="00E54499">
      <w:pPr>
        <w:spacing w:after="0" w:line="240" w:lineRule="auto"/>
        <w:jc w:val="both"/>
        <w:rPr>
          <w:del w:id="433" w:author="Microsoft account" w:date="2022-08-07T14:33:00Z"/>
          <w:rFonts w:ascii="Arial" w:hAnsi="Arial" w:cs="Arial"/>
          <w:lang w:val="en-US"/>
        </w:rPr>
      </w:pPr>
    </w:p>
    <w:p w14:paraId="4F0F1A91" w14:textId="117B0D09" w:rsidR="001F1005" w:rsidDel="00776DAA" w:rsidRDefault="001F1005" w:rsidP="00E54499">
      <w:pPr>
        <w:spacing w:after="0" w:line="240" w:lineRule="auto"/>
        <w:jc w:val="both"/>
        <w:rPr>
          <w:del w:id="434" w:author="Microsoft account" w:date="2022-08-07T14:33:00Z"/>
          <w:rFonts w:ascii="Arial" w:hAnsi="Arial" w:cs="Arial"/>
          <w:lang w:val="en-US"/>
        </w:rPr>
      </w:pPr>
    </w:p>
    <w:p w14:paraId="38AFDC60" w14:textId="4DA61B00" w:rsidR="001F1005" w:rsidDel="00776DAA" w:rsidRDefault="001F1005" w:rsidP="00E54499">
      <w:pPr>
        <w:spacing w:after="0" w:line="240" w:lineRule="auto"/>
        <w:jc w:val="both"/>
        <w:rPr>
          <w:del w:id="435" w:author="Microsoft account" w:date="2022-08-07T14:33:00Z"/>
          <w:rFonts w:ascii="Arial" w:hAnsi="Arial" w:cs="Arial"/>
          <w:lang w:val="en-US"/>
        </w:rPr>
      </w:pPr>
    </w:p>
    <w:p w14:paraId="7866BDD1" w14:textId="188CED92" w:rsidR="001F1005" w:rsidDel="00776DAA" w:rsidRDefault="001F1005" w:rsidP="00E54499">
      <w:pPr>
        <w:spacing w:after="0" w:line="240" w:lineRule="auto"/>
        <w:jc w:val="both"/>
        <w:rPr>
          <w:del w:id="436" w:author="Microsoft account" w:date="2022-08-07T14:33:00Z"/>
          <w:rFonts w:ascii="Arial" w:hAnsi="Arial" w:cs="Arial"/>
          <w:lang w:val="en-US"/>
        </w:rPr>
      </w:pPr>
    </w:p>
    <w:p w14:paraId="7182AA37" w14:textId="3CC8F851" w:rsidR="001F1005" w:rsidDel="00776DAA" w:rsidRDefault="001F1005" w:rsidP="00E54499">
      <w:pPr>
        <w:spacing w:after="0" w:line="240" w:lineRule="auto"/>
        <w:jc w:val="both"/>
        <w:rPr>
          <w:del w:id="437" w:author="Microsoft account" w:date="2022-08-07T14:33:00Z"/>
          <w:rFonts w:ascii="Arial" w:hAnsi="Arial" w:cs="Arial"/>
          <w:lang w:val="en-US"/>
        </w:rPr>
      </w:pPr>
    </w:p>
    <w:p w14:paraId="04EB0A7B" w14:textId="47FDB5FF" w:rsidR="001F1005" w:rsidDel="00776DAA" w:rsidRDefault="001F1005" w:rsidP="00E54499">
      <w:pPr>
        <w:spacing w:after="0" w:line="240" w:lineRule="auto"/>
        <w:jc w:val="both"/>
        <w:rPr>
          <w:del w:id="438" w:author="Microsoft account" w:date="2022-08-07T14:33:00Z"/>
          <w:rFonts w:ascii="Arial" w:hAnsi="Arial" w:cs="Arial"/>
          <w:lang w:val="en-US"/>
        </w:rPr>
      </w:pPr>
    </w:p>
    <w:p w14:paraId="6B3BE302" w14:textId="7380A8BA" w:rsidR="001F1005" w:rsidDel="00776DAA" w:rsidRDefault="001F1005" w:rsidP="00E54499">
      <w:pPr>
        <w:spacing w:after="0" w:line="240" w:lineRule="auto"/>
        <w:jc w:val="both"/>
        <w:rPr>
          <w:del w:id="439" w:author="Microsoft account" w:date="2022-08-07T14:33:00Z"/>
          <w:rFonts w:ascii="Arial" w:hAnsi="Arial" w:cs="Arial"/>
          <w:lang w:val="en-US"/>
        </w:rPr>
      </w:pPr>
    </w:p>
    <w:p w14:paraId="29D5E214" w14:textId="0D4EF282" w:rsidR="001F1005" w:rsidDel="00776DAA" w:rsidRDefault="001F1005" w:rsidP="00E54499">
      <w:pPr>
        <w:spacing w:after="0" w:line="240" w:lineRule="auto"/>
        <w:jc w:val="both"/>
        <w:rPr>
          <w:del w:id="440" w:author="Microsoft account" w:date="2022-08-07T14:33:00Z"/>
          <w:rFonts w:ascii="Arial" w:hAnsi="Arial" w:cs="Arial"/>
          <w:lang w:val="en-US"/>
        </w:rPr>
      </w:pPr>
    </w:p>
    <w:p w14:paraId="28BA2584" w14:textId="083E0CF4" w:rsidR="001F1005" w:rsidDel="00776DAA" w:rsidRDefault="001F1005" w:rsidP="00E54499">
      <w:pPr>
        <w:spacing w:after="0" w:line="240" w:lineRule="auto"/>
        <w:jc w:val="both"/>
        <w:rPr>
          <w:del w:id="441" w:author="Microsoft account" w:date="2022-08-07T14:33:00Z"/>
          <w:rFonts w:ascii="Arial" w:hAnsi="Arial" w:cs="Arial"/>
          <w:lang w:val="en-US"/>
        </w:rPr>
      </w:pPr>
    </w:p>
    <w:p w14:paraId="4F839181" w14:textId="0571E9CB" w:rsidR="001F1005" w:rsidDel="00776DAA" w:rsidRDefault="001F1005" w:rsidP="00E54499">
      <w:pPr>
        <w:spacing w:after="0" w:line="240" w:lineRule="auto"/>
        <w:jc w:val="both"/>
        <w:rPr>
          <w:del w:id="442" w:author="Microsoft account" w:date="2022-08-07T14:34:00Z"/>
          <w:rFonts w:ascii="Arial" w:hAnsi="Arial" w:cs="Arial"/>
          <w:lang w:val="en-US"/>
        </w:rPr>
      </w:pP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Default="001F1252" w:rsidP="001F1252">
      <w:pPr>
        <w:spacing w:after="0" w:line="240" w:lineRule="auto"/>
        <w:ind w:left="720"/>
        <w:jc w:val="both"/>
        <w:rPr>
          <w:ins w:id="443" w:author="Microsoft account" w:date="2022-08-07T16:12:00Z"/>
          <w:rFonts w:ascii="Arial" w:hAnsi="Arial" w:cs="Arial"/>
          <w:b/>
          <w:bCs/>
          <w:lang w:val="en-US"/>
        </w:rPr>
      </w:pPr>
      <w:r w:rsidRPr="0017058A">
        <w:rPr>
          <w:rFonts w:ascii="Arial" w:hAnsi="Arial" w:cs="Arial"/>
          <w:b/>
          <w:bCs/>
          <w:lang w:val="en-US"/>
        </w:rPr>
        <w:t>3.4 Model Building and Prediction</w:t>
      </w:r>
    </w:p>
    <w:p w14:paraId="48F56D22" w14:textId="45BE4CD9" w:rsidR="00655544" w:rsidDel="007013D1" w:rsidRDefault="00655544" w:rsidP="007013D1">
      <w:pPr>
        <w:spacing w:after="0" w:line="240" w:lineRule="auto"/>
        <w:jc w:val="both"/>
        <w:rPr>
          <w:del w:id="444" w:author="estela" w:date="2022-08-07T19:04:00Z"/>
          <w:rFonts w:ascii="Arial" w:hAnsi="Arial" w:cs="Arial"/>
          <w:b/>
          <w:bCs/>
          <w:i/>
          <w:iCs/>
          <w:lang w:val="en-US"/>
        </w:rPr>
      </w:pPr>
    </w:p>
    <w:p w14:paraId="30970769" w14:textId="77777777" w:rsidR="007013D1" w:rsidRDefault="007013D1" w:rsidP="001F1252">
      <w:pPr>
        <w:spacing w:after="0" w:line="240" w:lineRule="auto"/>
        <w:ind w:left="720"/>
        <w:jc w:val="both"/>
        <w:rPr>
          <w:ins w:id="445" w:author="estela" w:date="2022-08-07T19:04:00Z"/>
          <w:rFonts w:ascii="Arial" w:hAnsi="Arial" w:cs="Arial"/>
          <w:b/>
          <w:bCs/>
          <w:lang w:val="en-US"/>
        </w:rPr>
      </w:pPr>
    </w:p>
    <w:p w14:paraId="28030FBB" w14:textId="0FE94B0C" w:rsidR="00D7609C" w:rsidRPr="007013D1" w:rsidDel="00014647" w:rsidRDefault="00D7609C">
      <w:pPr>
        <w:spacing w:after="0" w:line="240" w:lineRule="auto"/>
        <w:jc w:val="both"/>
        <w:rPr>
          <w:ins w:id="446" w:author="Microsoft account" w:date="2022-08-07T14:46:00Z"/>
          <w:del w:id="447" w:author="estela" w:date="2022-08-07T18:54:00Z"/>
          <w:rFonts w:ascii="Arial" w:hAnsi="Arial" w:cs="Arial"/>
          <w:i/>
          <w:iCs/>
          <w:lang w:val="en-US"/>
          <w:rPrChange w:id="448" w:author="estela" w:date="2022-08-07T19:04:00Z">
            <w:rPr>
              <w:ins w:id="449" w:author="Microsoft account" w:date="2022-08-07T14:46:00Z"/>
              <w:del w:id="450" w:author="estela" w:date="2022-08-07T18:54:00Z"/>
              <w:rFonts w:ascii="Arial" w:hAnsi="Arial" w:cs="Arial"/>
              <w:b/>
              <w:bCs/>
              <w:lang w:val="en-US"/>
            </w:rPr>
          </w:rPrChange>
        </w:rPr>
        <w:pPrChange w:id="451" w:author="estela" w:date="2022-08-07T19:04:00Z">
          <w:pPr>
            <w:spacing w:after="0" w:line="240" w:lineRule="auto"/>
            <w:ind w:left="720"/>
            <w:jc w:val="both"/>
          </w:pPr>
        </w:pPrChange>
      </w:pPr>
      <w:ins w:id="452" w:author="Microsoft account" w:date="2022-08-07T11:13:00Z">
        <w:r w:rsidRPr="007013D1">
          <w:rPr>
            <w:rFonts w:ascii="Arial" w:hAnsi="Arial" w:cs="Arial"/>
            <w:i/>
            <w:iCs/>
            <w:lang w:val="en-US"/>
            <w:rPrChange w:id="453" w:author="estela" w:date="2022-08-07T19:04:00Z">
              <w:rPr>
                <w:rFonts w:ascii="Arial" w:hAnsi="Arial" w:cs="Arial"/>
                <w:b/>
                <w:bCs/>
                <w:lang w:val="en-US"/>
              </w:rPr>
            </w:rPrChange>
          </w:rPr>
          <w:t>How have you gone about building your models and how do your models work?</w:t>
        </w:r>
      </w:ins>
      <w:ins w:id="454" w:author="estela" w:date="2022-08-07T19:04:00Z">
        <w:r w:rsidR="007013D1" w:rsidRPr="007013D1">
          <w:rPr>
            <w:rFonts w:ascii="Arial" w:hAnsi="Arial" w:cs="Arial"/>
            <w:i/>
            <w:iCs/>
            <w:lang w:val="en-US"/>
            <w:rPrChange w:id="455" w:author="estela" w:date="2022-08-07T19:04:00Z">
              <w:rPr>
                <w:rFonts w:ascii="Arial" w:hAnsi="Arial" w:cs="Arial"/>
                <w:b/>
                <w:bCs/>
                <w:i/>
                <w:iCs/>
                <w:lang w:val="en-US"/>
              </w:rPr>
            </w:rPrChange>
          </w:rPr>
          <w:t xml:space="preserve"> </w:t>
        </w:r>
      </w:ins>
    </w:p>
    <w:p w14:paraId="7E53DC98" w14:textId="3FC89524" w:rsidR="00E47F12" w:rsidRPr="007013D1" w:rsidDel="007013D1" w:rsidRDefault="00E47F12">
      <w:pPr>
        <w:spacing w:after="0" w:line="240" w:lineRule="auto"/>
        <w:jc w:val="both"/>
        <w:rPr>
          <w:ins w:id="456" w:author="Microsoft account" w:date="2022-08-07T11:13:00Z"/>
          <w:del w:id="457" w:author="estela" w:date="2022-08-07T19:04:00Z"/>
          <w:rFonts w:ascii="Arial" w:hAnsi="Arial" w:cs="Arial"/>
          <w:i/>
          <w:iCs/>
          <w:lang w:val="en-US"/>
          <w:rPrChange w:id="458" w:author="estela" w:date="2022-08-07T19:04:00Z">
            <w:rPr>
              <w:ins w:id="459" w:author="Microsoft account" w:date="2022-08-07T11:13:00Z"/>
              <w:del w:id="460" w:author="estela" w:date="2022-08-07T19:04:00Z"/>
              <w:rFonts w:ascii="Arial" w:hAnsi="Arial" w:cs="Arial"/>
              <w:lang w:val="en-US"/>
            </w:rPr>
          </w:rPrChange>
        </w:rPr>
        <w:pPrChange w:id="461" w:author="estela" w:date="2022-08-07T19:04:00Z">
          <w:pPr>
            <w:spacing w:after="0" w:line="240" w:lineRule="auto"/>
            <w:ind w:left="720"/>
            <w:jc w:val="both"/>
          </w:pPr>
        </w:pPrChange>
      </w:pPr>
    </w:p>
    <w:p w14:paraId="751CD585" w14:textId="6E384194" w:rsidR="00D7609C" w:rsidRPr="007013D1" w:rsidRDefault="00D7609C">
      <w:pPr>
        <w:spacing w:after="0" w:line="240" w:lineRule="auto"/>
        <w:jc w:val="both"/>
        <w:rPr>
          <w:rFonts w:ascii="Arial" w:hAnsi="Arial" w:cs="Arial"/>
          <w:i/>
          <w:iCs/>
          <w:lang w:val="en-US"/>
          <w:rPrChange w:id="462" w:author="estela" w:date="2022-08-07T19:04:00Z">
            <w:rPr>
              <w:rFonts w:ascii="Arial" w:hAnsi="Arial" w:cs="Arial"/>
              <w:b/>
              <w:bCs/>
              <w:lang w:val="en-US"/>
            </w:rPr>
          </w:rPrChange>
        </w:rPr>
        <w:pPrChange w:id="463" w:author="estela" w:date="2022-08-07T19:04:00Z">
          <w:pPr>
            <w:spacing w:after="0" w:line="240" w:lineRule="auto"/>
            <w:ind w:left="720"/>
            <w:jc w:val="both"/>
          </w:pPr>
        </w:pPrChange>
      </w:pPr>
      <w:ins w:id="464" w:author="Microsoft account" w:date="2022-08-07T11:14:00Z">
        <w:r w:rsidRPr="007013D1">
          <w:rPr>
            <w:rFonts w:ascii="Arial" w:hAnsi="Arial" w:cs="Arial"/>
            <w:i/>
            <w:iCs/>
            <w:lang w:val="en-US"/>
            <w:rPrChange w:id="465" w:author="estela" w:date="2022-08-07T19:04:00Z">
              <w:rPr>
                <w:rFonts w:ascii="Arial" w:hAnsi="Arial" w:cs="Arial"/>
                <w:b/>
                <w:bCs/>
                <w:lang w:val="en-US"/>
              </w:rPr>
            </w:rPrChange>
          </w:rPr>
          <w:t>How effective are your models? How have you evaluated this?</w:t>
        </w:r>
      </w:ins>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5205775D" w:rsidR="0017058A" w:rsidRDefault="0017058A" w:rsidP="0017058A">
      <w:pPr>
        <w:spacing w:after="0" w:line="240" w:lineRule="auto"/>
        <w:jc w:val="both"/>
        <w:rPr>
          <w:rFonts w:ascii="Arial" w:hAnsi="Arial" w:cs="Arial"/>
          <w:lang w:val="en-US"/>
        </w:rPr>
      </w:pPr>
      <w:r>
        <w:rPr>
          <w:rFonts w:ascii="Arial" w:hAnsi="Arial" w:cs="Arial"/>
          <w:lang w:val="en-US"/>
        </w:rPr>
        <w:t>The goal of this model is to predict the maximum daily energy usage based on provided weather data. The output i</w:t>
      </w:r>
      <w:ins w:id="466" w:author="Microsoft account" w:date="2022-08-07T15:17:00Z">
        <w:r w:rsidR="00B22321">
          <w:rPr>
            <w:rFonts w:ascii="Arial" w:hAnsi="Arial" w:cs="Arial"/>
            <w:lang w:val="en-US"/>
          </w:rPr>
          <w:t>s</w:t>
        </w:r>
      </w:ins>
      <w:del w:id="467" w:author="Microsoft account" w:date="2022-08-07T15:17:00Z">
        <w:r w:rsidDel="00B22321">
          <w:rPr>
            <w:rFonts w:ascii="Arial" w:hAnsi="Arial" w:cs="Arial"/>
            <w:lang w:val="en-US"/>
          </w:rPr>
          <w:delText>s expected to be</w:delText>
        </w:r>
      </w:del>
      <w:r>
        <w:rPr>
          <w:rFonts w:ascii="Arial" w:hAnsi="Arial" w:cs="Arial"/>
          <w:lang w:val="en-US"/>
        </w:rPr>
        <w:t xml:space="preserve">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0DC69B30"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 xml:space="preserve">The dependent </w:t>
      </w:r>
      <w:r w:rsidR="00607628">
        <w:rPr>
          <w:rFonts w:ascii="Arial" w:hAnsi="Arial" w:cs="Arial"/>
          <w:lang w:val="en-US"/>
        </w:rPr>
        <w:t xml:space="preserve">and independent </w:t>
      </w:r>
      <w:r w:rsidRPr="00FB32E0">
        <w:rPr>
          <w:rFonts w:ascii="Arial" w:hAnsi="Arial" w:cs="Arial"/>
          <w:lang w:val="en-US"/>
        </w:rPr>
        <w:t>variable</w:t>
      </w:r>
      <w:r w:rsidR="00664F02">
        <w:rPr>
          <w:rFonts w:ascii="Arial" w:hAnsi="Arial" w:cs="Arial"/>
          <w:lang w:val="en-US"/>
        </w:rPr>
        <w:t>s</w:t>
      </w:r>
      <w:r w:rsidRPr="00FB32E0">
        <w:rPr>
          <w:rFonts w:ascii="Arial" w:hAnsi="Arial" w:cs="Arial"/>
          <w:lang w:val="en-US"/>
        </w:rPr>
        <w:t xml:space="preserve"> </w:t>
      </w:r>
      <w:r w:rsidR="00607628">
        <w:rPr>
          <w:rFonts w:ascii="Arial" w:hAnsi="Arial" w:cs="Arial"/>
          <w:lang w:val="en-US"/>
        </w:rPr>
        <w:t>are both</w:t>
      </w:r>
      <w:r w:rsidRPr="00FB32E0">
        <w:rPr>
          <w:rFonts w:ascii="Arial" w:hAnsi="Arial" w:cs="Arial"/>
          <w:lang w:val="en-US"/>
        </w:rPr>
        <w:t xml:space="preserve"> numerical</w:t>
      </w:r>
      <w:r>
        <w:rPr>
          <w:rFonts w:ascii="Arial" w:hAnsi="Arial" w:cs="Arial"/>
          <w:lang w:val="en-US"/>
        </w:rPr>
        <w:t>.</w:t>
      </w:r>
    </w:p>
    <w:p w14:paraId="2EA5D8FD" w14:textId="27E355AF"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w:t>
      </w:r>
      <w:r w:rsidR="00134D82">
        <w:rPr>
          <w:rFonts w:ascii="Arial" w:hAnsi="Arial" w:cs="Arial"/>
          <w:lang w:val="en-US"/>
        </w:rPr>
        <w:t>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012FD63" w14:textId="77777777" w:rsidR="00624BF5" w:rsidRDefault="00624BF5" w:rsidP="0017058A">
      <w:pPr>
        <w:pStyle w:val="ListParagraph"/>
        <w:numPr>
          <w:ilvl w:val="0"/>
          <w:numId w:val="3"/>
        </w:numPr>
        <w:spacing w:after="0" w:line="240" w:lineRule="auto"/>
        <w:jc w:val="both"/>
        <w:rPr>
          <w:rFonts w:ascii="Arial" w:hAnsi="Arial" w:cs="Arial"/>
          <w:lang w:val="en-US"/>
        </w:rPr>
      </w:pPr>
      <w:r>
        <w:rPr>
          <w:rFonts w:ascii="Arial" w:hAnsi="Arial" w:cs="Arial"/>
          <w:lang w:val="en-US"/>
        </w:rPr>
        <w:t xml:space="preserve">Select the features. </w:t>
      </w:r>
    </w:p>
    <w:p w14:paraId="71129290" w14:textId="77777777" w:rsidR="00624BF5" w:rsidRDefault="00624BF5" w:rsidP="00624BF5">
      <w:pPr>
        <w:spacing w:after="0" w:line="240" w:lineRule="auto"/>
        <w:ind w:left="720"/>
        <w:jc w:val="both"/>
        <w:rPr>
          <w:rFonts w:ascii="Arial" w:hAnsi="Arial" w:cs="Arial"/>
          <w:lang w:val="en-US"/>
        </w:rPr>
      </w:pPr>
    </w:p>
    <w:p w14:paraId="13E56063" w14:textId="4ACAE624" w:rsidR="00A91485" w:rsidRDefault="00624BF5" w:rsidP="00624BF5">
      <w:pPr>
        <w:spacing w:after="0" w:line="240" w:lineRule="auto"/>
        <w:ind w:left="720"/>
        <w:jc w:val="both"/>
        <w:rPr>
          <w:ins w:id="468" w:author="Nie Feng" w:date="2022-08-07T19:38:00Z"/>
          <w:rFonts w:ascii="Arial" w:hAnsi="Arial" w:cs="Arial"/>
          <w:lang w:val="en-US"/>
        </w:rPr>
      </w:pPr>
      <w:r>
        <w:rPr>
          <w:rFonts w:ascii="Arial" w:hAnsi="Arial" w:cs="Arial"/>
          <w:lang w:val="en-US"/>
        </w:rPr>
        <w:t xml:space="preserve">We’ve used Pearson correlation coefficient to see which features are relevant to this model. </w:t>
      </w:r>
      <w:r w:rsidR="00CE59A8">
        <w:rPr>
          <w:rFonts w:ascii="Arial" w:hAnsi="Arial" w:cs="Arial"/>
          <w:lang w:val="en-US"/>
        </w:rPr>
        <w:t>We’ve c</w:t>
      </w:r>
      <w:r w:rsidR="0017058A" w:rsidRPr="00624BF5">
        <w:rPr>
          <w:rFonts w:ascii="Arial" w:hAnsi="Arial" w:cs="Arial"/>
          <w:lang w:val="en-US"/>
        </w:rPr>
        <w:t>heck</w:t>
      </w:r>
      <w:r w:rsidR="00CE59A8">
        <w:rPr>
          <w:rFonts w:ascii="Arial" w:hAnsi="Arial" w:cs="Arial"/>
          <w:lang w:val="en-US"/>
        </w:rPr>
        <w:t>ed</w:t>
      </w:r>
      <w:r w:rsidR="0017058A" w:rsidRPr="00624BF5">
        <w:rPr>
          <w:rFonts w:ascii="Arial" w:hAnsi="Arial" w:cs="Arial"/>
          <w:lang w:val="en-US"/>
        </w:rPr>
        <w:t xml:space="preserve"> the correlation between the highest demand </w:t>
      </w:r>
      <w:r w:rsidR="00F836A9">
        <w:rPr>
          <w:rFonts w:ascii="Arial" w:hAnsi="Arial" w:cs="Arial"/>
          <w:lang w:val="en-US"/>
        </w:rPr>
        <w:t>and</w:t>
      </w:r>
      <w:r w:rsidR="0017058A" w:rsidRPr="00624BF5">
        <w:rPr>
          <w:rFonts w:ascii="Arial" w:hAnsi="Arial" w:cs="Arial"/>
          <w:lang w:val="en-US"/>
        </w:rPr>
        <w:t xml:space="preserve"> the numerical weather features</w:t>
      </w:r>
      <w:r w:rsidR="00F836A9">
        <w:rPr>
          <w:rFonts w:ascii="Arial" w:hAnsi="Arial" w:cs="Arial"/>
          <w:lang w:val="en-US"/>
        </w:rPr>
        <w:t xml:space="preserve">. </w:t>
      </w:r>
      <w:r w:rsidR="00F56A6D">
        <w:rPr>
          <w:rFonts w:ascii="Arial" w:hAnsi="Arial" w:cs="Arial"/>
          <w:lang w:val="en-US"/>
        </w:rPr>
        <w:t>W</w:t>
      </w:r>
      <w:r w:rsidR="00EB4D81">
        <w:rPr>
          <w:rFonts w:ascii="Arial" w:hAnsi="Arial" w:cs="Arial"/>
          <w:lang w:val="en-US"/>
        </w:rPr>
        <w:t xml:space="preserve">e’ve </w:t>
      </w:r>
      <w:r w:rsidR="00F56A6D">
        <w:rPr>
          <w:rFonts w:ascii="Arial" w:hAnsi="Arial" w:cs="Arial"/>
          <w:lang w:val="en-US"/>
        </w:rPr>
        <w:t xml:space="preserve">also </w:t>
      </w:r>
      <w:r w:rsidR="00DA5332">
        <w:rPr>
          <w:rFonts w:ascii="Arial" w:hAnsi="Arial" w:cs="Arial"/>
          <w:lang w:val="en-US"/>
        </w:rPr>
        <w:t>reviewed</w:t>
      </w:r>
      <w:r w:rsidR="00EB4D81">
        <w:rPr>
          <w:rFonts w:ascii="Arial" w:hAnsi="Arial" w:cs="Arial"/>
          <w:lang w:val="en-US"/>
        </w:rPr>
        <w:t xml:space="preserve"> the independence of </w:t>
      </w:r>
      <w:r w:rsidR="009D0AEB">
        <w:rPr>
          <w:rFonts w:ascii="Arial" w:hAnsi="Arial" w:cs="Arial"/>
          <w:lang w:val="en-US"/>
        </w:rPr>
        <w:t xml:space="preserve">the </w:t>
      </w:r>
      <w:r w:rsidR="00EB4D81">
        <w:rPr>
          <w:rFonts w:ascii="Arial" w:hAnsi="Arial" w:cs="Arial"/>
          <w:lang w:val="en-US"/>
        </w:rPr>
        <w:t>possible features.</w:t>
      </w:r>
      <w:r w:rsidR="004E0E27">
        <w:rPr>
          <w:rFonts w:ascii="Arial" w:hAnsi="Arial" w:cs="Arial"/>
          <w:lang w:val="en-US"/>
        </w:rPr>
        <w:t xml:space="preserve"> We</w:t>
      </w:r>
      <w:r w:rsidR="008F3908">
        <w:rPr>
          <w:rFonts w:ascii="Arial" w:hAnsi="Arial" w:cs="Arial"/>
          <w:lang w:val="en-US"/>
        </w:rPr>
        <w:t>’ve selected</w:t>
      </w:r>
      <w:r w:rsidR="004E0E27">
        <w:rPr>
          <w:rFonts w:ascii="Arial" w:hAnsi="Arial" w:cs="Arial"/>
          <w:lang w:val="en-US"/>
        </w:rPr>
        <w:t xml:space="preserve"> the features with an absolute </w:t>
      </w:r>
      <w:r w:rsidR="004E0E27" w:rsidRPr="00624BF5">
        <w:rPr>
          <w:rFonts w:ascii="Arial" w:hAnsi="Arial" w:cs="Arial"/>
          <w:lang w:val="en-US"/>
        </w:rPr>
        <w:t xml:space="preserve">Pearson correlation coefficient over </w:t>
      </w:r>
      <w:r w:rsidR="004E0E27" w:rsidRPr="000A3916">
        <w:rPr>
          <w:rFonts w:ascii="Arial" w:hAnsi="Arial" w:cs="Arial"/>
          <w:highlight w:val="yellow"/>
          <w:lang w:val="en-US"/>
        </w:rPr>
        <w:t>0.3</w:t>
      </w:r>
      <w:ins w:id="469" w:author="Nie Feng" w:date="2022-08-07T19:36:00Z">
        <w:r w:rsidR="00A91485">
          <w:rPr>
            <w:rFonts w:ascii="Arial" w:hAnsi="Arial" w:cs="Arial"/>
            <w:lang w:val="en-US" w:eastAsia="zh-CN"/>
          </w:rPr>
          <w:t>, which are “</w:t>
        </w:r>
      </w:ins>
      <w:ins w:id="470" w:author="Nie Feng" w:date="2022-08-07T19:37:00Z">
        <w:r w:rsidR="00A91485">
          <w:rPr>
            <w:rFonts w:ascii="Arial" w:hAnsi="Arial" w:cs="Arial"/>
            <w:lang w:val="en-US" w:eastAsia="zh-CN"/>
          </w:rPr>
          <w:t>temperature</w:t>
        </w:r>
      </w:ins>
      <w:ins w:id="471" w:author="Nie Feng" w:date="2022-08-07T19:36:00Z">
        <w:r w:rsidR="00A91485">
          <w:rPr>
            <w:rFonts w:ascii="Arial" w:hAnsi="Arial" w:cs="Arial"/>
            <w:lang w:val="en-US" w:eastAsia="zh-CN"/>
          </w:rPr>
          <w:t>”, “temperature_9am”, and “temperature_3pm”</w:t>
        </w:r>
      </w:ins>
      <w:del w:id="472" w:author="Nie Feng" w:date="2022-08-07T19:35:00Z">
        <w:r w:rsidR="004E0E27" w:rsidRPr="00FB0051" w:rsidDel="00A91485">
          <w:rPr>
            <w:rFonts w:ascii="Arial" w:hAnsi="Arial" w:cs="Arial"/>
            <w:lang w:val="en-US"/>
          </w:rPr>
          <w:delText>.</w:delText>
        </w:r>
      </w:del>
      <w:ins w:id="473" w:author="Nie Feng" w:date="2022-08-07T19:37:00Z">
        <w:r w:rsidR="00A91485">
          <w:rPr>
            <w:rFonts w:ascii="Arial" w:hAnsi="Arial" w:cs="Arial"/>
            <w:lang w:val="en-US"/>
          </w:rPr>
          <w:t xml:space="preserve"> To check the independence of these 3 features, Pearson correlation analysis was conducted again</w:t>
        </w:r>
      </w:ins>
      <w:ins w:id="474" w:author="Nie Feng" w:date="2022-08-07T19:38:00Z">
        <w:r w:rsidR="00A91485">
          <w:rPr>
            <w:rFonts w:ascii="Arial" w:hAnsi="Arial" w:cs="Arial"/>
            <w:lang w:val="en-US"/>
          </w:rPr>
          <w:t>, showed that all 3 features are strongly correlated over 0.6.</w:t>
        </w:r>
      </w:ins>
    </w:p>
    <w:p w14:paraId="64EBC9FE" w14:textId="032D6207" w:rsidR="00A91485" w:rsidRDefault="00A91485" w:rsidP="00A91485">
      <w:pPr>
        <w:spacing w:after="0" w:line="240" w:lineRule="auto"/>
        <w:ind w:left="720"/>
        <w:jc w:val="center"/>
        <w:rPr>
          <w:ins w:id="475" w:author="Nie Feng" w:date="2022-08-07T19:38:00Z"/>
          <w:rFonts w:ascii="Arial" w:hAnsi="Arial" w:cs="Arial"/>
          <w:lang w:val="en-US"/>
        </w:rPr>
        <w:pPrChange w:id="476" w:author="Nie Feng" w:date="2022-08-07T19:38:00Z">
          <w:pPr>
            <w:spacing w:after="0" w:line="240" w:lineRule="auto"/>
            <w:ind w:left="720"/>
            <w:jc w:val="both"/>
          </w:pPr>
        </w:pPrChange>
      </w:pPr>
      <w:ins w:id="477" w:author="Nie Feng" w:date="2022-08-07T19:38:00Z">
        <w:r>
          <w:rPr>
            <w:noProof/>
          </w:rPr>
          <w:drawing>
            <wp:inline distT="0" distB="0" distL="0" distR="0" wp14:anchorId="7F164B67" wp14:editId="5620A991">
              <wp:extent cx="3559804" cy="866985"/>
              <wp:effectExtent l="0" t="0" r="317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7036" cy="868746"/>
                      </a:xfrm>
                      <a:prstGeom prst="rect">
                        <a:avLst/>
                      </a:prstGeom>
                    </pic:spPr>
                  </pic:pic>
                </a:graphicData>
              </a:graphic>
            </wp:inline>
          </w:drawing>
        </w:r>
      </w:ins>
    </w:p>
    <w:p w14:paraId="0E6C97EB" w14:textId="17AEE07E" w:rsidR="0017058A" w:rsidRPr="00FB0051" w:rsidRDefault="00EB4D81" w:rsidP="00624BF5">
      <w:pPr>
        <w:spacing w:after="0" w:line="240" w:lineRule="auto"/>
        <w:ind w:left="720"/>
        <w:jc w:val="both"/>
        <w:rPr>
          <w:rFonts w:ascii="Arial" w:hAnsi="Arial" w:cs="Arial"/>
          <w:lang w:val="en-US"/>
        </w:rPr>
      </w:pPr>
      <w:del w:id="478" w:author="Nie Feng" w:date="2022-08-07T19:35:00Z">
        <w:r w:rsidRPr="00FB0051" w:rsidDel="00A91485">
          <w:rPr>
            <w:rFonts w:ascii="Arial" w:hAnsi="Arial" w:cs="Arial"/>
            <w:lang w:val="en-US"/>
          </w:rPr>
          <w:delText xml:space="preserve"> </w:delText>
        </w:r>
      </w:del>
      <w:r w:rsidR="00C46765" w:rsidRPr="00FB0051">
        <w:rPr>
          <w:rFonts w:ascii="Arial" w:hAnsi="Arial" w:cs="Arial"/>
          <w:lang w:val="en-US"/>
        </w:rPr>
        <w:t>Finally</w:t>
      </w:r>
      <w:r w:rsidR="009118B8" w:rsidRPr="00FB0051">
        <w:rPr>
          <w:rFonts w:ascii="Arial" w:hAnsi="Arial" w:cs="Arial"/>
          <w:lang w:val="en-US"/>
        </w:rPr>
        <w:t>, w</w:t>
      </w:r>
      <w:r w:rsidRPr="00FB0051">
        <w:rPr>
          <w:rFonts w:ascii="Arial" w:hAnsi="Arial" w:cs="Arial"/>
          <w:lang w:val="en-US"/>
        </w:rPr>
        <w:t xml:space="preserve">e’ve </w:t>
      </w:r>
      <w:r w:rsidR="008F3908" w:rsidRPr="00FB0051">
        <w:rPr>
          <w:rFonts w:ascii="Arial" w:hAnsi="Arial" w:cs="Arial"/>
          <w:lang w:val="en-US"/>
        </w:rPr>
        <w:t>chosen</w:t>
      </w:r>
      <w:r w:rsidR="004E0E27" w:rsidRPr="00FB0051">
        <w:rPr>
          <w:rFonts w:ascii="Arial" w:hAnsi="Arial" w:cs="Arial"/>
          <w:lang w:val="en-US"/>
        </w:rPr>
        <w:t xml:space="preserve"> the one with the highest correlation with the output, which is the </w:t>
      </w:r>
      <w:del w:id="479" w:author="Nie Feng" w:date="2022-08-07T19:39:00Z">
        <w:r w:rsidR="004E0E27" w:rsidRPr="00FB0051" w:rsidDel="00A91485">
          <w:rPr>
            <w:rFonts w:ascii="Arial" w:hAnsi="Arial" w:cs="Arial"/>
            <w:lang w:val="en-US"/>
          </w:rPr>
          <w:delText>minimum temperature.</w:delText>
        </w:r>
      </w:del>
      <w:ins w:id="480" w:author="Nie Feng" w:date="2022-08-07T19:39:00Z">
        <w:r w:rsidR="00A91485">
          <w:rPr>
            <w:rFonts w:ascii="Arial" w:hAnsi="Arial" w:cs="Arial" w:hint="eastAsia"/>
            <w:lang w:val="en-US" w:eastAsia="zh-CN"/>
          </w:rPr>
          <w:t>“</w:t>
        </w:r>
        <w:r w:rsidR="00A91485">
          <w:rPr>
            <w:rFonts w:ascii="Arial" w:hAnsi="Arial" w:cs="Arial" w:hint="eastAsia"/>
            <w:lang w:val="en-US" w:eastAsia="zh-CN"/>
          </w:rPr>
          <w:t>temperature</w:t>
        </w:r>
        <w:r w:rsidR="00A91485">
          <w:rPr>
            <w:rFonts w:ascii="Arial" w:hAnsi="Arial" w:cs="Arial"/>
            <w:lang w:val="en-US" w:eastAsia="zh-CN"/>
          </w:rPr>
          <w:t>_min</w:t>
        </w:r>
        <w:r w:rsidR="00A91485">
          <w:rPr>
            <w:rFonts w:ascii="Arial" w:hAnsi="Arial" w:cs="Arial" w:hint="eastAsia"/>
            <w:lang w:val="en-US" w:eastAsia="zh-CN"/>
          </w:rPr>
          <w:t>”</w:t>
        </w:r>
        <w:r w:rsidR="00A91485">
          <w:rPr>
            <w:rFonts w:ascii="Arial" w:hAnsi="Arial" w:cs="Arial" w:hint="eastAsia"/>
            <w:lang w:val="en-US" w:eastAsia="zh-CN"/>
          </w:rPr>
          <w:t>.</w:t>
        </w:r>
      </w:ins>
      <w:r w:rsidR="007736B5" w:rsidRPr="00FB0051">
        <w:rPr>
          <w:rFonts w:ascii="Arial" w:hAnsi="Arial" w:cs="Arial"/>
          <w:lang w:val="en-US"/>
        </w:rPr>
        <w:t xml:space="preserve"> </w:t>
      </w:r>
    </w:p>
    <w:p w14:paraId="04D545AD" w14:textId="77777777" w:rsidR="00624BF5" w:rsidRPr="00FB0051" w:rsidRDefault="00624BF5" w:rsidP="00624BF5">
      <w:pPr>
        <w:spacing w:after="0" w:line="240" w:lineRule="auto"/>
        <w:jc w:val="both"/>
        <w:rPr>
          <w:rFonts w:ascii="Arial" w:hAnsi="Arial" w:cs="Arial"/>
          <w:lang w:val="en-US"/>
        </w:rPr>
      </w:pPr>
    </w:p>
    <w:p w14:paraId="770CBA14" w14:textId="3DFB7437" w:rsidR="0017058A" w:rsidRPr="00FB0051" w:rsidRDefault="00837380" w:rsidP="0017058A">
      <w:pPr>
        <w:pStyle w:val="ListParagraph"/>
        <w:numPr>
          <w:ilvl w:val="0"/>
          <w:numId w:val="3"/>
        </w:numPr>
        <w:spacing w:after="0" w:line="240" w:lineRule="auto"/>
        <w:jc w:val="both"/>
        <w:rPr>
          <w:rFonts w:ascii="Arial" w:hAnsi="Arial" w:cs="Arial"/>
          <w:lang w:val="en-US"/>
        </w:rPr>
      </w:pPr>
      <w:r w:rsidRPr="00FB0051">
        <w:rPr>
          <w:rFonts w:ascii="Arial" w:hAnsi="Arial" w:cs="Arial"/>
          <w:lang w:val="en-US"/>
        </w:rPr>
        <w:t>S</w:t>
      </w:r>
      <w:r w:rsidR="0017058A" w:rsidRPr="00FB0051">
        <w:rPr>
          <w:rFonts w:ascii="Arial" w:hAnsi="Arial" w:cs="Arial"/>
          <w:lang w:val="en-US"/>
        </w:rPr>
        <w:t xml:space="preserve">eparate dataset into </w:t>
      </w:r>
      <w:del w:id="481" w:author="Nie Feng" w:date="2022-08-07T19:50:00Z">
        <w:r w:rsidR="0017058A" w:rsidRPr="000A3916" w:rsidDel="00316A4C">
          <w:rPr>
            <w:rFonts w:ascii="Arial" w:hAnsi="Arial" w:cs="Arial"/>
            <w:highlight w:val="yellow"/>
            <w:lang w:val="en-US"/>
          </w:rPr>
          <w:delText>70</w:delText>
        </w:r>
      </w:del>
      <w:ins w:id="482" w:author="Nie Feng" w:date="2022-08-07T19:50:00Z">
        <w:r w:rsidR="00316A4C">
          <w:rPr>
            <w:rFonts w:ascii="Arial" w:hAnsi="Arial" w:cs="Arial"/>
            <w:highlight w:val="yellow"/>
            <w:lang w:val="en-US"/>
          </w:rPr>
          <w:t>90</w:t>
        </w:r>
      </w:ins>
      <w:r w:rsidR="0017058A" w:rsidRPr="000A3916">
        <w:rPr>
          <w:rFonts w:ascii="Arial" w:hAnsi="Arial" w:cs="Arial"/>
          <w:highlight w:val="yellow"/>
          <w:lang w:val="en-US"/>
        </w:rPr>
        <w:t>%</w:t>
      </w:r>
      <w:r w:rsidR="0017058A" w:rsidRPr="000A3916">
        <w:rPr>
          <w:rFonts w:ascii="Arial" w:hAnsi="Arial" w:cs="Arial"/>
          <w:highlight w:val="yellow"/>
          <w:lang w:val="en-US"/>
          <w:rPrChange w:id="483" w:author="estela" w:date="2022-08-07T18:57:00Z">
            <w:rPr>
              <w:rFonts w:ascii="Arial" w:hAnsi="Arial" w:cs="Arial"/>
              <w:lang w:val="en-US"/>
            </w:rPr>
          </w:rPrChange>
        </w:rPr>
        <w:t xml:space="preserve"> train and </w:t>
      </w:r>
      <w:del w:id="484" w:author="Nie Feng" w:date="2022-08-07T19:50:00Z">
        <w:r w:rsidR="0017058A" w:rsidRPr="000A3916" w:rsidDel="00316A4C">
          <w:rPr>
            <w:rFonts w:ascii="Arial" w:hAnsi="Arial" w:cs="Arial"/>
            <w:highlight w:val="yellow"/>
            <w:lang w:val="en-US"/>
          </w:rPr>
          <w:delText>30</w:delText>
        </w:r>
      </w:del>
      <w:ins w:id="485" w:author="Nie Feng" w:date="2022-08-07T19:50:00Z">
        <w:r w:rsidR="00316A4C">
          <w:rPr>
            <w:rFonts w:ascii="Arial" w:hAnsi="Arial" w:cs="Arial"/>
            <w:highlight w:val="yellow"/>
            <w:lang w:val="en-US"/>
          </w:rPr>
          <w:t>1</w:t>
        </w:r>
        <w:r w:rsidR="00316A4C" w:rsidRPr="000A3916">
          <w:rPr>
            <w:rFonts w:ascii="Arial" w:hAnsi="Arial" w:cs="Arial"/>
            <w:highlight w:val="yellow"/>
            <w:lang w:val="en-US"/>
          </w:rPr>
          <w:t>0</w:t>
        </w:r>
      </w:ins>
      <w:r w:rsidR="0017058A" w:rsidRPr="000A3916">
        <w:rPr>
          <w:rFonts w:ascii="Arial" w:hAnsi="Arial" w:cs="Arial"/>
          <w:highlight w:val="yellow"/>
          <w:lang w:val="en-US"/>
        </w:rPr>
        <w:t>%</w:t>
      </w:r>
      <w:r w:rsidR="0017058A" w:rsidRPr="000A3916">
        <w:rPr>
          <w:rFonts w:ascii="Arial" w:hAnsi="Arial" w:cs="Arial"/>
          <w:highlight w:val="yellow"/>
          <w:lang w:val="en-US"/>
          <w:rPrChange w:id="486" w:author="estela" w:date="2022-08-07T18:57:00Z">
            <w:rPr>
              <w:rFonts w:ascii="Arial" w:hAnsi="Arial" w:cs="Arial"/>
              <w:lang w:val="en-US"/>
            </w:rPr>
          </w:rPrChange>
        </w:rPr>
        <w:t xml:space="preserve"> test</w:t>
      </w:r>
      <w:r w:rsidR="0017058A" w:rsidRPr="00FB0051">
        <w:rPr>
          <w:rFonts w:ascii="Arial" w:hAnsi="Arial" w:cs="Arial"/>
          <w:lang w:val="en-US"/>
        </w:rPr>
        <w:t xml:space="preserve"> parts.</w:t>
      </w:r>
    </w:p>
    <w:p w14:paraId="3E4B9BCF" w14:textId="3E43E639"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lastRenderedPageBreak/>
        <w:t>Train the model and predict the result with test data</w:t>
      </w:r>
      <w:r>
        <w:rPr>
          <w:rFonts w:ascii="Arial" w:hAnsi="Arial" w:cs="Arial"/>
          <w:lang w:val="en-US"/>
        </w:rPr>
        <w:t>.</w:t>
      </w:r>
    </w:p>
    <w:p w14:paraId="4DE3F578" w14:textId="427810FE" w:rsidR="004D4079" w:rsidRDefault="004D4079" w:rsidP="004D4079">
      <w:pPr>
        <w:spacing w:after="0" w:line="240" w:lineRule="auto"/>
        <w:jc w:val="both"/>
        <w:rPr>
          <w:rFonts w:ascii="Arial" w:hAnsi="Arial" w:cs="Arial"/>
          <w:lang w:val="en-US"/>
        </w:rPr>
      </w:pPr>
    </w:p>
    <w:p w14:paraId="1330B851" w14:textId="4D4C1A5F" w:rsidR="004D4079" w:rsidRDefault="004D4079" w:rsidP="004D4079">
      <w:pPr>
        <w:spacing w:after="0" w:line="240" w:lineRule="auto"/>
        <w:ind w:left="720"/>
        <w:jc w:val="both"/>
        <w:rPr>
          <w:rFonts w:ascii="Arial" w:hAnsi="Arial" w:cs="Arial"/>
          <w:lang w:val="en-US"/>
        </w:rPr>
      </w:pPr>
      <w:r w:rsidRPr="00FB0051">
        <w:rPr>
          <w:rFonts w:ascii="Arial" w:hAnsi="Arial" w:cs="Arial"/>
          <w:color w:val="000000" w:themeColor="text1"/>
          <w:lang w:val="en-US"/>
        </w:rPr>
        <w:t>We’ve done k-fold cross validation</w:t>
      </w:r>
      <w:r w:rsidR="00826157" w:rsidRPr="00FB0051">
        <w:rPr>
          <w:rFonts w:ascii="Arial" w:hAnsi="Arial" w:cs="Arial"/>
          <w:color w:val="000000" w:themeColor="text1"/>
          <w:lang w:val="en-US"/>
        </w:rPr>
        <w:t xml:space="preserve"> with k value of </w:t>
      </w:r>
      <w:r w:rsidR="00826157" w:rsidRPr="000A3916">
        <w:rPr>
          <w:rFonts w:ascii="Arial" w:hAnsi="Arial" w:cs="Arial"/>
          <w:color w:val="000000" w:themeColor="text1"/>
          <w:highlight w:val="yellow"/>
          <w:lang w:val="en-US"/>
          <w:rPrChange w:id="487" w:author="estela" w:date="2022-08-07T18:57:00Z">
            <w:rPr>
              <w:rFonts w:ascii="Arial" w:hAnsi="Arial" w:cs="Arial"/>
              <w:color w:val="000000" w:themeColor="text1"/>
              <w:lang w:val="en-US"/>
            </w:rPr>
          </w:rPrChange>
        </w:rPr>
        <w:t>10</w:t>
      </w:r>
      <w:r w:rsidRPr="00FB0051">
        <w:rPr>
          <w:rFonts w:ascii="Arial" w:hAnsi="Arial" w:cs="Arial"/>
          <w:color w:val="000000" w:themeColor="text1"/>
          <w:lang w:val="en-US"/>
        </w:rPr>
        <w:t xml:space="preserve"> and we have observed that </w:t>
      </w:r>
      <w:ins w:id="488" w:author="Nie Feng" w:date="2022-08-07T19:54:00Z">
        <w:r w:rsidR="00316A4C">
          <w:rPr>
            <w:rFonts w:ascii="Arial" w:hAnsi="Arial" w:cs="Arial"/>
            <w:color w:val="000000" w:themeColor="text1"/>
            <w:lang w:val="en-US"/>
          </w:rPr>
          <w:t>the average r2 score raised while k increasing, but it went down while k increased too big. Here</w:t>
        </w:r>
      </w:ins>
      <w:ins w:id="489" w:author="Nie Feng" w:date="2022-08-07T19:55:00Z">
        <w:r w:rsidR="00316A4C">
          <w:rPr>
            <w:rFonts w:ascii="Arial" w:hAnsi="Arial" w:cs="Arial"/>
            <w:color w:val="000000" w:themeColor="text1"/>
            <w:lang w:val="en-US"/>
          </w:rPr>
          <w:t xml:space="preserve"> we chose k-10 for experimental design.</w:t>
        </w:r>
      </w:ins>
      <w:del w:id="490" w:author="Nie Feng" w:date="2022-08-07T19:55:00Z">
        <w:r w:rsidR="00475F65" w:rsidRPr="00FB0051" w:rsidDel="00316A4C">
          <w:rPr>
            <w:rFonts w:ascii="Arial" w:hAnsi="Arial" w:cs="Arial"/>
            <w:color w:val="000000" w:themeColor="text1"/>
            <w:lang w:val="en-US"/>
          </w:rPr>
          <w:delText xml:space="preserve">as the </w:delText>
        </w:r>
        <w:r w:rsidRPr="00FB0051" w:rsidDel="00316A4C">
          <w:rPr>
            <w:rFonts w:ascii="Arial" w:hAnsi="Arial" w:cs="Arial"/>
            <w:color w:val="000000" w:themeColor="text1"/>
            <w:lang w:val="en-US"/>
          </w:rPr>
          <w:delText>k-fold value</w:delText>
        </w:r>
        <w:r w:rsidR="00475F65" w:rsidRPr="00FB0051" w:rsidDel="00316A4C">
          <w:rPr>
            <w:rFonts w:ascii="Arial" w:hAnsi="Arial" w:cs="Arial"/>
            <w:color w:val="000000" w:themeColor="text1"/>
            <w:lang w:val="en-US"/>
          </w:rPr>
          <w:delText xml:space="preserve"> was higher, the accuracy score is better.</w:delText>
        </w:r>
        <w:r w:rsidR="00475F65" w:rsidDel="00316A4C">
          <w:rPr>
            <w:rFonts w:ascii="Arial" w:hAnsi="Arial" w:cs="Arial"/>
            <w:color w:val="000000" w:themeColor="text1"/>
            <w:lang w:val="en-US"/>
          </w:rPr>
          <w:delText xml:space="preserve"> </w:delText>
        </w:r>
      </w:del>
    </w:p>
    <w:p w14:paraId="136C72AD" w14:textId="77777777" w:rsidR="004D4079" w:rsidRPr="004D4079" w:rsidRDefault="004D4079" w:rsidP="004D4079">
      <w:pPr>
        <w:spacing w:after="0" w:line="240" w:lineRule="auto"/>
        <w:jc w:val="both"/>
        <w:rPr>
          <w:rFonts w:ascii="Arial" w:hAnsi="Arial" w:cs="Arial"/>
          <w:lang w:val="en-US"/>
        </w:rPr>
      </w:pPr>
    </w:p>
    <w:p w14:paraId="75A5287E" w14:textId="3FCE1342"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Evaluate the result.</w:t>
      </w:r>
    </w:p>
    <w:p w14:paraId="5F1A6006" w14:textId="77777777" w:rsidR="00F00732" w:rsidRDefault="00F00732" w:rsidP="00F00732">
      <w:pPr>
        <w:spacing w:after="0" w:line="240" w:lineRule="auto"/>
        <w:ind w:left="720"/>
        <w:jc w:val="both"/>
        <w:rPr>
          <w:rFonts w:ascii="Arial" w:hAnsi="Arial" w:cs="Arial"/>
          <w:lang w:val="en-US"/>
        </w:rPr>
      </w:pPr>
    </w:p>
    <w:p w14:paraId="5AE755E9" w14:textId="4258C838" w:rsidR="005450A8" w:rsidRDefault="00837380" w:rsidP="00465C49">
      <w:pPr>
        <w:spacing w:after="0" w:line="240" w:lineRule="auto"/>
        <w:ind w:left="720"/>
        <w:jc w:val="both"/>
        <w:rPr>
          <w:ins w:id="491" w:author="Nie Feng" w:date="2022-08-07T19:59:00Z"/>
          <w:rFonts w:ascii="Arial" w:hAnsi="Arial" w:cs="Arial"/>
          <w:color w:val="000000" w:themeColor="text1"/>
          <w:lang w:val="en-US"/>
        </w:rPr>
      </w:pPr>
      <w:r w:rsidRPr="00FB0051">
        <w:rPr>
          <w:rFonts w:ascii="Arial" w:hAnsi="Arial" w:cs="Arial"/>
          <w:lang w:val="en-US"/>
        </w:rPr>
        <w:t>Based on the results of our linear regression model,</w:t>
      </w:r>
      <w:r w:rsidR="007736B5" w:rsidRPr="00FB0051">
        <w:rPr>
          <w:rFonts w:ascii="Arial" w:hAnsi="Arial" w:cs="Arial"/>
          <w:lang w:val="en-US"/>
        </w:rPr>
        <w:t xml:space="preserve"> </w:t>
      </w:r>
      <w:r w:rsidR="008607EC" w:rsidRPr="00FB0051">
        <w:rPr>
          <w:rFonts w:ascii="Arial" w:hAnsi="Arial" w:cs="Arial"/>
          <w:lang w:val="en-US"/>
        </w:rPr>
        <w:t xml:space="preserve">with an </w:t>
      </w:r>
      <w:ins w:id="492" w:author="Nie Feng" w:date="2022-08-07T19:56:00Z">
        <w:r w:rsidR="005450A8">
          <w:rPr>
            <w:rFonts w:ascii="Arial" w:hAnsi="Arial" w:cs="Arial"/>
            <w:lang w:val="en-US"/>
          </w:rPr>
          <w:t xml:space="preserve">average </w:t>
        </w:r>
      </w:ins>
      <w:r w:rsidR="008607EC" w:rsidRPr="000A3916">
        <w:rPr>
          <w:rFonts w:ascii="Arial" w:hAnsi="Arial" w:cs="Arial"/>
          <w:highlight w:val="yellow"/>
          <w:lang w:val="en-US"/>
          <w:rPrChange w:id="493" w:author="estela" w:date="2022-08-07T18:57:00Z">
            <w:rPr>
              <w:rFonts w:ascii="Arial" w:hAnsi="Arial" w:cs="Arial"/>
              <w:lang w:val="en-US"/>
            </w:rPr>
          </w:rPrChange>
        </w:rPr>
        <w:t>r</w:t>
      </w:r>
      <w:r w:rsidR="008607EC" w:rsidRPr="000A3916">
        <w:rPr>
          <w:rFonts w:ascii="Arial" w:hAnsi="Arial" w:cs="Arial"/>
          <w:highlight w:val="yellow"/>
          <w:vertAlign w:val="superscript"/>
          <w:lang w:val="en-US"/>
          <w:rPrChange w:id="494" w:author="estela" w:date="2022-08-07T18:57:00Z">
            <w:rPr>
              <w:rFonts w:ascii="Arial" w:hAnsi="Arial" w:cs="Arial"/>
              <w:vertAlign w:val="superscript"/>
              <w:lang w:val="en-US"/>
            </w:rPr>
          </w:rPrChange>
        </w:rPr>
        <w:t>2</w:t>
      </w:r>
      <w:r w:rsidR="008607EC" w:rsidRPr="000A3916">
        <w:rPr>
          <w:rFonts w:ascii="Arial" w:hAnsi="Arial" w:cs="Arial"/>
          <w:highlight w:val="yellow"/>
          <w:lang w:val="en-US"/>
          <w:rPrChange w:id="495" w:author="estela" w:date="2022-08-07T18:57:00Z">
            <w:rPr>
              <w:rFonts w:ascii="Arial" w:hAnsi="Arial" w:cs="Arial"/>
              <w:lang w:val="en-US"/>
            </w:rPr>
          </w:rPrChange>
        </w:rPr>
        <w:t xml:space="preserve"> score of </w:t>
      </w:r>
      <w:r w:rsidR="008607EC" w:rsidRPr="000A3916">
        <w:rPr>
          <w:rFonts w:ascii="Arial" w:hAnsi="Arial" w:cs="Arial"/>
          <w:highlight w:val="yellow"/>
          <w:lang w:val="en-US"/>
        </w:rPr>
        <w:t>0.</w:t>
      </w:r>
      <w:del w:id="496" w:author="Nie Feng" w:date="2022-08-07T19:55:00Z">
        <w:r w:rsidR="008607EC" w:rsidRPr="000A3916" w:rsidDel="005450A8">
          <w:rPr>
            <w:rFonts w:ascii="Arial" w:hAnsi="Arial" w:cs="Arial"/>
            <w:highlight w:val="yellow"/>
            <w:lang w:val="en-US"/>
          </w:rPr>
          <w:delText>25</w:delText>
        </w:r>
      </w:del>
      <w:ins w:id="497" w:author="Nie Feng" w:date="2022-08-07T19:55:00Z">
        <w:r w:rsidR="005450A8" w:rsidRPr="000A3916">
          <w:rPr>
            <w:rFonts w:ascii="Arial" w:hAnsi="Arial" w:cs="Arial"/>
            <w:highlight w:val="yellow"/>
            <w:lang w:val="en-US"/>
          </w:rPr>
          <w:t>2</w:t>
        </w:r>
        <w:r w:rsidR="005450A8">
          <w:rPr>
            <w:rFonts w:ascii="Arial" w:hAnsi="Arial" w:cs="Arial"/>
            <w:lang w:val="en-US"/>
          </w:rPr>
          <w:t>3</w:t>
        </w:r>
      </w:ins>
      <w:r w:rsidR="008607EC" w:rsidRPr="00FB0051">
        <w:rPr>
          <w:rFonts w:ascii="Arial" w:hAnsi="Arial" w:cs="Arial"/>
          <w:lang w:val="en-US"/>
        </w:rPr>
        <w:t xml:space="preserve">, </w:t>
      </w:r>
      <w:r w:rsidR="007736B5" w:rsidRPr="00FB0051">
        <w:rPr>
          <w:rFonts w:ascii="Arial" w:hAnsi="Arial" w:cs="Arial"/>
          <w:lang w:val="en-US"/>
        </w:rPr>
        <w:t xml:space="preserve">we can </w:t>
      </w:r>
      <w:r w:rsidR="008607EC" w:rsidRPr="00FB0051">
        <w:rPr>
          <w:rFonts w:ascii="Arial" w:hAnsi="Arial" w:cs="Arial"/>
          <w:lang w:val="en-US"/>
        </w:rPr>
        <w:t>say</w:t>
      </w:r>
      <w:r w:rsidRPr="00FB0051">
        <w:rPr>
          <w:rFonts w:ascii="Arial" w:hAnsi="Arial" w:cs="Arial"/>
          <w:lang w:val="en-US"/>
        </w:rPr>
        <w:t xml:space="preserve"> that there is </w:t>
      </w:r>
      <w:r w:rsidR="008607EC" w:rsidRPr="00FB0051">
        <w:rPr>
          <w:rFonts w:ascii="Arial" w:hAnsi="Arial" w:cs="Arial"/>
          <w:lang w:val="en-US"/>
        </w:rPr>
        <w:t>some</w:t>
      </w:r>
      <w:r w:rsidRPr="00FB0051">
        <w:rPr>
          <w:rFonts w:ascii="Arial" w:hAnsi="Arial" w:cs="Arial"/>
          <w:lang w:val="en-US"/>
        </w:rPr>
        <w:t xml:space="preserve"> linear relationship </w:t>
      </w:r>
      <w:r w:rsidR="008607EC" w:rsidRPr="00FB0051">
        <w:rPr>
          <w:rFonts w:ascii="Arial" w:hAnsi="Arial" w:cs="Arial"/>
          <w:lang w:val="en-US"/>
        </w:rPr>
        <w:t xml:space="preserve">existing </w:t>
      </w:r>
      <w:r w:rsidRPr="00FB0051">
        <w:rPr>
          <w:rFonts w:ascii="Arial" w:hAnsi="Arial" w:cs="Arial"/>
          <w:lang w:val="en-US"/>
        </w:rPr>
        <w:t xml:space="preserve">between the </w:t>
      </w:r>
      <w:r w:rsidR="007736B5" w:rsidRPr="00FB0051">
        <w:rPr>
          <w:rFonts w:ascii="Arial" w:hAnsi="Arial" w:cs="Arial"/>
          <w:lang w:val="en-US"/>
          <w:rPrChange w:id="498" w:author="estela" w:date="2022-08-07T18:55:00Z">
            <w:rPr>
              <w:rFonts w:ascii="Arial" w:hAnsi="Arial" w:cs="Arial"/>
              <w:highlight w:val="yellow"/>
              <w:lang w:val="en-US"/>
            </w:rPr>
          </w:rPrChange>
        </w:rPr>
        <w:t>min</w:t>
      </w:r>
      <w:r w:rsidR="00ED4143" w:rsidRPr="00FB0051">
        <w:rPr>
          <w:rFonts w:ascii="Arial" w:hAnsi="Arial" w:cs="Arial"/>
          <w:lang w:val="en-US"/>
          <w:rPrChange w:id="499" w:author="estela" w:date="2022-08-07T18:55:00Z">
            <w:rPr>
              <w:rFonts w:ascii="Arial" w:hAnsi="Arial" w:cs="Arial"/>
              <w:highlight w:val="yellow"/>
              <w:lang w:val="en-US"/>
            </w:rPr>
          </w:rPrChange>
        </w:rPr>
        <w:t>imum</w:t>
      </w:r>
      <w:r w:rsidR="007736B5" w:rsidRPr="00FB0051">
        <w:rPr>
          <w:rFonts w:ascii="Arial" w:hAnsi="Arial" w:cs="Arial"/>
          <w:lang w:val="en-US"/>
          <w:rPrChange w:id="500" w:author="estela" w:date="2022-08-07T18:55:00Z">
            <w:rPr>
              <w:rFonts w:ascii="Arial" w:hAnsi="Arial" w:cs="Arial"/>
              <w:highlight w:val="yellow"/>
              <w:lang w:val="en-US"/>
            </w:rPr>
          </w:rPrChange>
        </w:rPr>
        <w:t xml:space="preserve"> temperature</w:t>
      </w:r>
      <w:r w:rsidRPr="00FB0051">
        <w:rPr>
          <w:rFonts w:ascii="Arial" w:hAnsi="Arial" w:cs="Arial"/>
          <w:lang w:val="en-US"/>
        </w:rPr>
        <w:t xml:space="preserve"> and the </w:t>
      </w:r>
      <w:ins w:id="501" w:author="Nie Feng" w:date="2022-08-07T19:56:00Z">
        <w:r w:rsidR="005450A8">
          <w:rPr>
            <w:rFonts w:ascii="Arial" w:hAnsi="Arial" w:cs="Arial"/>
            <w:lang w:val="en-US"/>
          </w:rPr>
          <w:t xml:space="preserve">max </w:t>
        </w:r>
      </w:ins>
      <w:r w:rsidR="007736B5" w:rsidRPr="00FB0051">
        <w:rPr>
          <w:rFonts w:ascii="Arial" w:hAnsi="Arial" w:cs="Arial"/>
          <w:lang w:val="en-US"/>
        </w:rPr>
        <w:t>demand usage</w:t>
      </w:r>
      <w:r w:rsidRPr="00FB0051">
        <w:rPr>
          <w:rFonts w:ascii="Arial" w:hAnsi="Arial" w:cs="Arial"/>
          <w:lang w:val="en-US"/>
        </w:rPr>
        <w:t>.</w:t>
      </w:r>
      <w:r w:rsidR="00465C49" w:rsidRPr="00FB0051">
        <w:rPr>
          <w:rFonts w:ascii="Arial" w:hAnsi="Arial" w:cs="Arial"/>
          <w:color w:val="000000" w:themeColor="text1"/>
          <w:lang w:val="en-US"/>
        </w:rPr>
        <w:t xml:space="preserve"> </w:t>
      </w:r>
      <w:ins w:id="502" w:author="Nie Feng" w:date="2022-08-07T19:58:00Z">
        <w:r w:rsidR="005450A8">
          <w:rPr>
            <w:rFonts w:ascii="Arial" w:hAnsi="Arial" w:cs="Arial"/>
            <w:color w:val="000000" w:themeColor="text1"/>
            <w:lang w:val="en-US"/>
          </w:rPr>
          <w:t>However</w:t>
        </w:r>
      </w:ins>
      <w:ins w:id="503" w:author="Nie Feng" w:date="2022-08-07T19:59:00Z">
        <w:r w:rsidR="005450A8">
          <w:rPr>
            <w:rFonts w:ascii="Arial" w:hAnsi="Arial" w:cs="Arial"/>
            <w:color w:val="000000" w:themeColor="text1"/>
            <w:lang w:val="en-US"/>
          </w:rPr>
          <w:t>, the linear relationship is not strong enough to use this model to predict max demand usage.</w:t>
        </w:r>
      </w:ins>
    </w:p>
    <w:p w14:paraId="6305DED7" w14:textId="3A6C2EBD" w:rsidR="005450A8" w:rsidRDefault="005450A8" w:rsidP="00465C49">
      <w:pPr>
        <w:spacing w:after="0" w:line="240" w:lineRule="auto"/>
        <w:ind w:left="720"/>
        <w:jc w:val="both"/>
        <w:rPr>
          <w:ins w:id="504" w:author="Nie Feng" w:date="2022-08-07T19:57:00Z"/>
          <w:rFonts w:ascii="Arial" w:hAnsi="Arial" w:cs="Arial" w:hint="eastAsia"/>
          <w:color w:val="000000" w:themeColor="text1"/>
          <w:lang w:val="en-US" w:eastAsia="zh-CN"/>
        </w:rPr>
      </w:pPr>
      <w:ins w:id="505" w:author="Nie Feng" w:date="2022-08-07T19:59:00Z">
        <w:r>
          <w:rPr>
            <w:rFonts w:ascii="Arial" w:hAnsi="Arial" w:cs="Arial" w:hint="eastAsia"/>
            <w:color w:val="000000" w:themeColor="text1"/>
            <w:lang w:val="en-US" w:eastAsia="zh-CN"/>
          </w:rPr>
          <w:t>F</w:t>
        </w:r>
        <w:r>
          <w:rPr>
            <w:rFonts w:ascii="Arial" w:hAnsi="Arial" w:cs="Arial"/>
            <w:color w:val="000000" w:themeColor="text1"/>
            <w:lang w:val="en-US" w:eastAsia="zh-CN"/>
          </w:rPr>
          <w:t xml:space="preserve">or one specific data  split </w:t>
        </w:r>
      </w:ins>
      <w:ins w:id="506" w:author="Nie Feng" w:date="2022-08-07T20:00:00Z">
        <w:r>
          <w:rPr>
            <w:rFonts w:ascii="Arial" w:hAnsi="Arial" w:cs="Arial"/>
            <w:color w:val="000000" w:themeColor="text1"/>
            <w:lang w:val="en-US" w:eastAsia="zh-CN"/>
          </w:rPr>
          <w:t xml:space="preserve">model in K folder technique, the r2 score is 42.99%. The test result followed the regression </w:t>
        </w:r>
        <w:r w:rsidR="009F77A4">
          <w:rPr>
            <w:rFonts w:ascii="Arial" w:hAnsi="Arial" w:cs="Arial"/>
            <w:color w:val="000000" w:themeColor="text1"/>
            <w:lang w:val="en-US" w:eastAsia="zh-CN"/>
          </w:rPr>
          <w:t>lin</w:t>
        </w:r>
      </w:ins>
      <w:ins w:id="507" w:author="Nie Feng" w:date="2022-08-07T20:01:00Z">
        <w:r w:rsidR="009F77A4">
          <w:rPr>
            <w:rFonts w:ascii="Arial" w:hAnsi="Arial" w:cs="Arial"/>
            <w:color w:val="000000" w:themeColor="text1"/>
            <w:lang w:val="en-US" w:eastAsia="zh-CN"/>
          </w:rPr>
          <w:t>e.</w:t>
        </w:r>
      </w:ins>
    </w:p>
    <w:p w14:paraId="3985CB09" w14:textId="6922D136" w:rsidR="005450A8" w:rsidRDefault="005450A8" w:rsidP="00465C49">
      <w:pPr>
        <w:spacing w:after="0" w:line="240" w:lineRule="auto"/>
        <w:ind w:left="720"/>
        <w:jc w:val="both"/>
        <w:rPr>
          <w:ins w:id="508" w:author="Nie Feng" w:date="2022-08-07T20:01:00Z"/>
          <w:rFonts w:ascii="Arial" w:hAnsi="Arial" w:cs="Arial"/>
          <w:color w:val="000000" w:themeColor="text1"/>
          <w:lang w:val="en-US"/>
        </w:rPr>
      </w:pPr>
      <w:ins w:id="509" w:author="Nie Feng" w:date="2022-08-07T19:57:00Z">
        <w:r>
          <w:rPr>
            <w:noProof/>
          </w:rPr>
          <w:drawing>
            <wp:inline distT="0" distB="0" distL="0" distR="0" wp14:anchorId="5F8AC810" wp14:editId="1A665F82">
              <wp:extent cx="5835073"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35073" cy="2880000"/>
                      </a:xfrm>
                      <a:prstGeom prst="rect">
                        <a:avLst/>
                      </a:prstGeom>
                    </pic:spPr>
                  </pic:pic>
                </a:graphicData>
              </a:graphic>
            </wp:inline>
          </w:drawing>
        </w:r>
      </w:ins>
    </w:p>
    <w:p w14:paraId="77C0E678" w14:textId="38528B64" w:rsidR="009F77A4" w:rsidRDefault="009F77A4" w:rsidP="00465C49">
      <w:pPr>
        <w:spacing w:after="0" w:line="240" w:lineRule="auto"/>
        <w:ind w:left="720"/>
        <w:jc w:val="both"/>
        <w:rPr>
          <w:ins w:id="510" w:author="Nie Feng" w:date="2022-08-07T19:58:00Z"/>
          <w:rFonts w:ascii="Arial" w:hAnsi="Arial" w:cs="Arial" w:hint="eastAsia"/>
          <w:color w:val="000000" w:themeColor="text1"/>
          <w:lang w:val="en-US" w:eastAsia="zh-CN"/>
        </w:rPr>
      </w:pPr>
      <w:ins w:id="511" w:author="Nie Feng" w:date="2022-08-07T20:01:00Z">
        <w:r>
          <w:rPr>
            <w:rFonts w:ascii="Arial" w:hAnsi="Arial" w:cs="Arial" w:hint="eastAsia"/>
            <w:color w:val="000000" w:themeColor="text1"/>
            <w:lang w:val="en-US" w:eastAsia="zh-CN"/>
          </w:rPr>
          <w:t>H</w:t>
        </w:r>
        <w:r>
          <w:rPr>
            <w:rFonts w:ascii="Arial" w:hAnsi="Arial" w:cs="Arial"/>
            <w:color w:val="000000" w:themeColor="text1"/>
            <w:lang w:val="en-US" w:eastAsia="zh-CN"/>
          </w:rPr>
          <w:t xml:space="preserve">owever, for the specific data split model as below, the r2 score is 17.54%. We thought that was caused by the </w:t>
        </w:r>
      </w:ins>
      <w:ins w:id="512" w:author="Nie Feng" w:date="2022-08-07T20:02:00Z">
        <w:r>
          <w:rPr>
            <w:rFonts w:ascii="Arial" w:hAnsi="Arial" w:cs="Arial"/>
            <w:color w:val="000000" w:themeColor="text1"/>
            <w:lang w:val="en-US" w:eastAsia="zh-CN"/>
          </w:rPr>
          <w:t>tested result which was far away from the regression line when temperature was around 17 degrees.</w:t>
        </w:r>
      </w:ins>
    </w:p>
    <w:p w14:paraId="4B877563" w14:textId="647B93CB" w:rsidR="005450A8" w:rsidRDefault="005450A8" w:rsidP="00465C49">
      <w:pPr>
        <w:spacing w:after="0" w:line="240" w:lineRule="auto"/>
        <w:ind w:left="720"/>
        <w:jc w:val="both"/>
        <w:rPr>
          <w:ins w:id="513" w:author="Nie Feng" w:date="2022-08-07T20:02:00Z"/>
          <w:rFonts w:ascii="Arial" w:hAnsi="Arial" w:cs="Arial"/>
          <w:color w:val="000000" w:themeColor="text1"/>
          <w:lang w:val="en-US"/>
        </w:rPr>
      </w:pPr>
      <w:ins w:id="514" w:author="Nie Feng" w:date="2022-08-07T19:58:00Z">
        <w:r>
          <w:rPr>
            <w:noProof/>
          </w:rPr>
          <w:drawing>
            <wp:inline distT="0" distB="0" distL="0" distR="0" wp14:anchorId="7B55F9EB" wp14:editId="3709EA47">
              <wp:extent cx="5779791" cy="27279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9192" cy="2732417"/>
                      </a:xfrm>
                      <a:prstGeom prst="rect">
                        <a:avLst/>
                      </a:prstGeom>
                    </pic:spPr>
                  </pic:pic>
                </a:graphicData>
              </a:graphic>
            </wp:inline>
          </w:drawing>
        </w:r>
      </w:ins>
    </w:p>
    <w:p w14:paraId="73E1BABE" w14:textId="3BF254DE" w:rsidR="009F77A4" w:rsidRDefault="009F77A4" w:rsidP="00465C49">
      <w:pPr>
        <w:spacing w:after="0" w:line="240" w:lineRule="auto"/>
        <w:ind w:left="720"/>
        <w:jc w:val="both"/>
        <w:rPr>
          <w:ins w:id="515" w:author="Nie Feng" w:date="2022-08-07T19:56:00Z"/>
          <w:rFonts w:ascii="Arial" w:hAnsi="Arial" w:cs="Arial" w:hint="eastAsia"/>
          <w:color w:val="000000" w:themeColor="text1"/>
          <w:lang w:val="en-US" w:eastAsia="zh-CN"/>
        </w:rPr>
      </w:pPr>
      <w:ins w:id="516" w:author="Nie Feng" w:date="2022-08-07T20:02:00Z">
        <w:r>
          <w:rPr>
            <w:rFonts w:ascii="Arial" w:hAnsi="Arial" w:cs="Arial" w:hint="eastAsia"/>
            <w:color w:val="000000" w:themeColor="text1"/>
            <w:lang w:val="en-US" w:eastAsia="zh-CN"/>
          </w:rPr>
          <w:t>A</w:t>
        </w:r>
        <w:r>
          <w:rPr>
            <w:rFonts w:ascii="Arial" w:hAnsi="Arial" w:cs="Arial"/>
            <w:color w:val="000000" w:themeColor="text1"/>
            <w:lang w:val="en-US" w:eastAsia="zh-CN"/>
          </w:rPr>
          <w:t xml:space="preserve">lso, from the original </w:t>
        </w:r>
      </w:ins>
      <w:ins w:id="517" w:author="Nie Feng" w:date="2022-08-07T20:03:00Z">
        <w:r>
          <w:rPr>
            <w:rFonts w:ascii="Arial" w:hAnsi="Arial" w:cs="Arial"/>
            <w:color w:val="000000" w:themeColor="text1"/>
            <w:lang w:val="en-US" w:eastAsia="zh-CN"/>
          </w:rPr>
          <w:t xml:space="preserve">data set, some of the max demand usage </w:t>
        </w:r>
      </w:ins>
      <w:ins w:id="518" w:author="Nie Feng" w:date="2022-08-07T20:04:00Z">
        <w:r>
          <w:rPr>
            <w:rFonts w:ascii="Arial" w:hAnsi="Arial" w:cs="Arial"/>
            <w:color w:val="000000" w:themeColor="text1"/>
            <w:lang w:val="en-US" w:eastAsia="zh-CN"/>
          </w:rPr>
          <w:t>points are not always going down while the minimum temperature increases. There are 2 trends happened when minimum temperature over 15 degree</w:t>
        </w:r>
      </w:ins>
      <w:ins w:id="519" w:author="Nie Feng" w:date="2022-08-07T20:05:00Z">
        <w:r>
          <w:rPr>
            <w:rFonts w:ascii="Arial" w:hAnsi="Arial" w:cs="Arial"/>
            <w:color w:val="000000" w:themeColor="text1"/>
            <w:lang w:val="en-US" w:eastAsia="zh-CN"/>
          </w:rPr>
          <w:t>s, some part going down, another part went up.</w:t>
        </w:r>
      </w:ins>
      <w:ins w:id="520" w:author="Nie Feng" w:date="2022-08-07T20:03:00Z">
        <w:r>
          <w:rPr>
            <w:rFonts w:ascii="Arial" w:hAnsi="Arial" w:cs="Arial"/>
            <w:color w:val="000000" w:themeColor="text1"/>
            <w:lang w:val="en-US" w:eastAsia="zh-CN"/>
          </w:rPr>
          <w:t xml:space="preserve"> </w:t>
        </w:r>
      </w:ins>
    </w:p>
    <w:p w14:paraId="2C45AE88" w14:textId="710170A4" w:rsidR="009F77A4" w:rsidRDefault="00465C49" w:rsidP="00465C49">
      <w:pPr>
        <w:spacing w:after="0" w:line="240" w:lineRule="auto"/>
        <w:ind w:left="720"/>
        <w:jc w:val="both"/>
        <w:rPr>
          <w:ins w:id="521" w:author="Nie Feng" w:date="2022-08-07T20:05:00Z"/>
          <w:rFonts w:ascii="Arial" w:hAnsi="Arial" w:cs="Arial"/>
          <w:lang w:val="en-US"/>
        </w:rPr>
      </w:pPr>
      <w:del w:id="522" w:author="Nie Feng" w:date="2022-08-07T20:05:00Z">
        <w:r w:rsidRPr="00FB0051" w:rsidDel="009F77A4">
          <w:rPr>
            <w:rFonts w:ascii="Arial" w:hAnsi="Arial" w:cs="Arial"/>
            <w:color w:val="000000" w:themeColor="text1"/>
            <w:lang w:val="en-US"/>
          </w:rPr>
          <w:lastRenderedPageBreak/>
          <w:delText>This indicates that some but not all of the variation in the demand is explained by variation in the features</w:delText>
        </w:r>
      </w:del>
      <w:ins w:id="523" w:author="estela" w:date="2022-08-07T19:11:00Z">
        <w:del w:id="524" w:author="Nie Feng" w:date="2022-08-07T20:05:00Z">
          <w:r w:rsidR="00E82E89" w:rsidDel="009F77A4">
            <w:rPr>
              <w:rFonts w:ascii="Arial" w:hAnsi="Arial" w:cs="Arial"/>
              <w:color w:val="000000" w:themeColor="text1"/>
              <w:lang w:val="en-US"/>
            </w:rPr>
            <w:delText>minimum temperature</w:delText>
          </w:r>
        </w:del>
      </w:ins>
      <w:del w:id="525" w:author="Nie Feng" w:date="2022-08-07T20:05:00Z">
        <w:r w:rsidRPr="00FB0051" w:rsidDel="009F77A4">
          <w:rPr>
            <w:rFonts w:ascii="Arial" w:hAnsi="Arial" w:cs="Arial"/>
            <w:color w:val="000000" w:themeColor="text1"/>
            <w:lang w:val="en-US"/>
          </w:rPr>
          <w:delText>.</w:delText>
        </w:r>
        <w:r w:rsidR="007736B5" w:rsidRPr="00FB0051" w:rsidDel="009F77A4">
          <w:rPr>
            <w:rFonts w:ascii="Arial" w:hAnsi="Arial" w:cs="Arial"/>
            <w:color w:val="000000" w:themeColor="text1"/>
            <w:lang w:val="en-US"/>
          </w:rPr>
          <w:delText xml:space="preserve"> </w:delText>
        </w:r>
        <w:r w:rsidR="007736B5" w:rsidRPr="00FB0051" w:rsidDel="009F77A4">
          <w:rPr>
            <w:rFonts w:ascii="Arial" w:hAnsi="Arial" w:cs="Arial"/>
            <w:lang w:val="en-US"/>
          </w:rPr>
          <w:delText xml:space="preserve">The </w:delText>
        </w:r>
        <w:r w:rsidR="007736B5" w:rsidRPr="00FB0051" w:rsidDel="009F77A4">
          <w:rPr>
            <w:rFonts w:ascii="Arial" w:hAnsi="Arial" w:cs="Arial"/>
            <w:lang w:val="en-US"/>
            <w:rPrChange w:id="526" w:author="estela" w:date="2022-08-07T18:55:00Z">
              <w:rPr>
                <w:rFonts w:ascii="Arial" w:hAnsi="Arial" w:cs="Arial"/>
                <w:highlight w:val="yellow"/>
                <w:lang w:val="en-US"/>
              </w:rPr>
            </w:rPrChange>
          </w:rPr>
          <w:delText>minimum temperature</w:delText>
        </w:r>
      </w:del>
      <w:ins w:id="527" w:author="estela" w:date="2022-08-07T19:11:00Z">
        <w:del w:id="528" w:author="Nie Feng" w:date="2022-08-07T20:05:00Z">
          <w:r w:rsidR="0025375E" w:rsidDel="009F77A4">
            <w:rPr>
              <w:rFonts w:ascii="Arial" w:hAnsi="Arial" w:cs="Arial"/>
              <w:lang w:val="en-US"/>
            </w:rPr>
            <w:delText>It</w:delText>
          </w:r>
        </w:del>
      </w:ins>
      <w:del w:id="529" w:author="Nie Feng" w:date="2022-08-07T20:05:00Z">
        <w:r w:rsidR="007736B5" w:rsidRPr="00FB0051" w:rsidDel="009F77A4">
          <w:rPr>
            <w:rFonts w:ascii="Arial" w:hAnsi="Arial" w:cs="Arial"/>
            <w:lang w:val="en-US"/>
          </w:rPr>
          <w:delText xml:space="preserve"> seems to be the most valuable feature in predicting the maximum demand usage.</w:delText>
        </w:r>
        <w:r w:rsidR="007736B5" w:rsidDel="009F77A4">
          <w:rPr>
            <w:rFonts w:ascii="Arial" w:hAnsi="Arial" w:cs="Arial"/>
            <w:lang w:val="en-US"/>
          </w:rPr>
          <w:delText xml:space="preserve"> </w:delText>
        </w:r>
      </w:del>
    </w:p>
    <w:p w14:paraId="5F4B3132" w14:textId="24BCCAD4" w:rsidR="009F77A4" w:rsidRDefault="009F77A4" w:rsidP="00465C49">
      <w:pPr>
        <w:spacing w:after="0" w:line="240" w:lineRule="auto"/>
        <w:ind w:left="720"/>
        <w:jc w:val="both"/>
        <w:rPr>
          <w:ins w:id="530" w:author="Nie Feng" w:date="2022-08-07T20:06:00Z"/>
          <w:rFonts w:ascii="Arial" w:hAnsi="Arial" w:cs="Arial"/>
          <w:lang w:val="en-US" w:eastAsia="zh-CN"/>
        </w:rPr>
      </w:pPr>
      <w:ins w:id="531" w:author="Nie Feng" w:date="2022-08-07T20:05:00Z">
        <w:r>
          <w:rPr>
            <w:rFonts w:ascii="Arial" w:hAnsi="Arial" w:cs="Arial" w:hint="eastAsia"/>
            <w:lang w:val="en-US" w:eastAsia="zh-CN"/>
          </w:rPr>
          <w:t>T</w:t>
        </w:r>
        <w:r>
          <w:rPr>
            <w:rFonts w:ascii="Arial" w:hAnsi="Arial" w:cs="Arial"/>
            <w:lang w:val="en-US" w:eastAsia="zh-CN"/>
          </w:rPr>
          <w:t xml:space="preserve">his model could </w:t>
        </w:r>
      </w:ins>
      <w:ins w:id="532" w:author="Nie Feng" w:date="2022-08-07T20:06:00Z">
        <w:r>
          <w:rPr>
            <w:rFonts w:ascii="Arial" w:hAnsi="Arial" w:cs="Arial"/>
            <w:lang w:val="en-US" w:eastAsia="zh-CN"/>
          </w:rPr>
          <w:t>be improved by 2 possible ways:</w:t>
        </w:r>
      </w:ins>
    </w:p>
    <w:p w14:paraId="79BDF6A9" w14:textId="2AD43842" w:rsidR="009F77A4" w:rsidRDefault="009F77A4" w:rsidP="009F77A4">
      <w:pPr>
        <w:pStyle w:val="ListParagraph"/>
        <w:numPr>
          <w:ilvl w:val="0"/>
          <w:numId w:val="10"/>
        </w:numPr>
        <w:spacing w:after="0" w:line="240" w:lineRule="auto"/>
        <w:jc w:val="both"/>
        <w:rPr>
          <w:ins w:id="533" w:author="Nie Feng" w:date="2022-08-07T20:08:00Z"/>
          <w:rFonts w:ascii="Arial" w:hAnsi="Arial" w:cs="Arial"/>
          <w:color w:val="000000" w:themeColor="text1"/>
          <w:lang w:val="en-US" w:eastAsia="zh-CN"/>
        </w:rPr>
      </w:pPr>
      <w:ins w:id="534" w:author="Nie Feng" w:date="2022-08-07T20:06:00Z">
        <w:r>
          <w:rPr>
            <w:rFonts w:ascii="Arial" w:hAnsi="Arial" w:cs="Arial" w:hint="eastAsia"/>
            <w:color w:val="000000" w:themeColor="text1"/>
            <w:lang w:val="en-US" w:eastAsia="zh-CN"/>
          </w:rPr>
          <w:t>F</w:t>
        </w:r>
        <w:r>
          <w:rPr>
            <w:rFonts w:ascii="Arial" w:hAnsi="Arial" w:cs="Arial"/>
            <w:color w:val="000000" w:themeColor="text1"/>
            <w:lang w:val="en-US" w:eastAsia="zh-CN"/>
          </w:rPr>
          <w:t xml:space="preserve">eature selection : </w:t>
        </w:r>
        <w:r w:rsidR="00DB1D2C">
          <w:rPr>
            <w:rFonts w:ascii="Arial" w:hAnsi="Arial" w:cs="Arial"/>
            <w:color w:val="000000" w:themeColor="text1"/>
            <w:lang w:val="en-US" w:eastAsia="zh-CN"/>
          </w:rPr>
          <w:t>Other features may also affect the max demand usage output, which was not selected during</w:t>
        </w:r>
      </w:ins>
      <w:ins w:id="535" w:author="Nie Feng" w:date="2022-08-07T20:07:00Z">
        <w:r w:rsidR="00DB1D2C">
          <w:rPr>
            <w:rFonts w:ascii="Arial" w:hAnsi="Arial" w:cs="Arial"/>
            <w:color w:val="000000" w:themeColor="text1"/>
            <w:lang w:val="en-US" w:eastAsia="zh-CN"/>
          </w:rPr>
          <w:t xml:space="preserve"> our feature selection process, or even other features which may not even in the original data source. Therefore, feature selection part</w:t>
        </w:r>
      </w:ins>
      <w:ins w:id="536" w:author="Nie Feng" w:date="2022-08-07T20:08:00Z">
        <w:r w:rsidR="00DB1D2C">
          <w:rPr>
            <w:rFonts w:ascii="Arial" w:hAnsi="Arial" w:cs="Arial"/>
            <w:color w:val="000000" w:themeColor="text1"/>
            <w:lang w:val="en-US" w:eastAsia="zh-CN"/>
          </w:rPr>
          <w:t xml:space="preserve"> can be enhanced and consider other features out of the original source as well.</w:t>
        </w:r>
      </w:ins>
    </w:p>
    <w:p w14:paraId="2A7F0AA7" w14:textId="44582FE9" w:rsidR="00DB1D2C" w:rsidRPr="009F77A4" w:rsidRDefault="00DB1D2C" w:rsidP="009F77A4">
      <w:pPr>
        <w:pStyle w:val="ListParagraph"/>
        <w:numPr>
          <w:ilvl w:val="0"/>
          <w:numId w:val="10"/>
        </w:numPr>
        <w:spacing w:after="0" w:line="240" w:lineRule="auto"/>
        <w:jc w:val="both"/>
        <w:rPr>
          <w:rFonts w:ascii="Arial" w:hAnsi="Arial" w:cs="Arial" w:hint="eastAsia"/>
          <w:color w:val="000000" w:themeColor="text1"/>
          <w:lang w:val="en-US" w:eastAsia="zh-CN"/>
          <w:rPrChange w:id="537" w:author="Nie Feng" w:date="2022-08-07T20:06:00Z">
            <w:rPr>
              <w:rFonts w:hint="eastAsia"/>
              <w:lang w:val="en-US" w:eastAsia="zh-CN"/>
            </w:rPr>
          </w:rPrChange>
        </w:rPr>
        <w:pPrChange w:id="538" w:author="Nie Feng" w:date="2022-08-07T20:06:00Z">
          <w:pPr>
            <w:spacing w:after="0" w:line="240" w:lineRule="auto"/>
            <w:ind w:left="720"/>
            <w:jc w:val="both"/>
          </w:pPr>
        </w:pPrChange>
      </w:pPr>
      <w:ins w:id="539" w:author="Nie Feng" w:date="2022-08-07T20:08:00Z">
        <w:r>
          <w:rPr>
            <w:rFonts w:ascii="Arial" w:hAnsi="Arial" w:cs="Arial"/>
            <w:color w:val="000000" w:themeColor="text1"/>
            <w:lang w:val="en-US" w:eastAsia="zh-CN"/>
          </w:rPr>
          <w:t>Separate feature range: Since we observed that there was 2 different trend between minimum temperature and max</w:t>
        </w:r>
      </w:ins>
      <w:ins w:id="540" w:author="Nie Feng" w:date="2022-08-07T20:09:00Z">
        <w:r>
          <w:rPr>
            <w:rFonts w:ascii="Arial" w:hAnsi="Arial" w:cs="Arial"/>
            <w:color w:val="000000" w:themeColor="text1"/>
            <w:lang w:val="en-US" w:eastAsia="zh-CN"/>
          </w:rPr>
          <w:t xml:space="preserve"> demand usage when the minimum temperature was over 15 degrees. Therefore, current prediction model could be used to predict when the minimum temperature is under 15 degrees. And for the cases</w:t>
        </w:r>
      </w:ins>
      <w:ins w:id="541" w:author="Nie Feng" w:date="2022-08-07T20:10:00Z">
        <w:r>
          <w:rPr>
            <w:rFonts w:ascii="Arial" w:hAnsi="Arial" w:cs="Arial"/>
            <w:color w:val="000000" w:themeColor="text1"/>
            <w:lang w:val="en-US" w:eastAsia="zh-CN"/>
          </w:rPr>
          <w:t xml:space="preserve"> over 15 degrees, it is possible to use the subset data to reconduct above process again to get another linear regression model.</w:t>
        </w:r>
      </w:ins>
    </w:p>
    <w:p w14:paraId="3AAB5E7F" w14:textId="77777777" w:rsidR="00E304CD" w:rsidRPr="00E304CD" w:rsidRDefault="00E304CD" w:rsidP="00E304CD">
      <w:pPr>
        <w:spacing w:after="0" w:line="240" w:lineRule="auto"/>
        <w:jc w:val="both"/>
        <w:rPr>
          <w:rFonts w:ascii="Arial" w:hAnsi="Arial" w:cs="Arial"/>
          <w:lang w:val="en-US"/>
        </w:rPr>
      </w:pPr>
    </w:p>
    <w:p w14:paraId="5AC030A8" w14:textId="60D2E0CB" w:rsidR="0017058A" w:rsidDel="006E4DE7" w:rsidRDefault="0017058A" w:rsidP="001F1252">
      <w:pPr>
        <w:spacing w:after="0" w:line="240" w:lineRule="auto"/>
        <w:ind w:left="720"/>
        <w:jc w:val="both"/>
        <w:rPr>
          <w:del w:id="542" w:author="estela" w:date="2022-08-07T19:04:00Z"/>
          <w:rFonts w:ascii="Arial" w:hAnsi="Arial" w:cs="Arial"/>
          <w:lang w:val="en-US"/>
        </w:rPr>
      </w:pPr>
    </w:p>
    <w:p w14:paraId="64D6297D" w14:textId="77777777" w:rsidR="006E4DE7" w:rsidRDefault="006E4DE7" w:rsidP="001F1252">
      <w:pPr>
        <w:spacing w:after="0" w:line="240" w:lineRule="auto"/>
        <w:ind w:left="720"/>
        <w:jc w:val="both"/>
        <w:rPr>
          <w:ins w:id="543" w:author="estela" w:date="2022-08-07T19:04:00Z"/>
          <w:rFonts w:ascii="Arial" w:hAnsi="Arial" w:cs="Arial"/>
          <w:lang w:val="en-US"/>
        </w:rPr>
      </w:pPr>
    </w:p>
    <w:p w14:paraId="27248285" w14:textId="1DA883D4"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7B6A0952"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w:t>
      </w:r>
      <w:del w:id="544" w:author="Microsoft account" w:date="2022-08-07T15:55:00Z">
        <w:r w:rsidDel="00240C08">
          <w:rPr>
            <w:rFonts w:ascii="Arial" w:hAnsi="Arial" w:cs="Arial"/>
            <w:lang w:val="en-US"/>
          </w:rPr>
          <w:delText xml:space="preserve"> expected to be</w:delText>
        </w:r>
      </w:del>
      <w:r>
        <w:rPr>
          <w:rFonts w:ascii="Arial" w:hAnsi="Arial" w:cs="Arial"/>
          <w:lang w:val="en-US"/>
        </w:rPr>
        <w:t xml:space="preserve"> categorical data thus we will be using</w:t>
      </w:r>
      <w:r w:rsidR="00F02FF0">
        <w:rPr>
          <w:rFonts w:ascii="Arial" w:hAnsi="Arial" w:cs="Arial"/>
          <w:lang w:val="en-US"/>
        </w:rPr>
        <w:t xml:space="preserve"> either</w:t>
      </w:r>
      <w:r>
        <w:rPr>
          <w:rFonts w:ascii="Arial" w:hAnsi="Arial" w:cs="Arial"/>
          <w:lang w:val="en-US"/>
        </w:rPr>
        <w:t xml:space="preserve"> </w:t>
      </w:r>
      <w:r w:rsidR="00DE6F89">
        <w:rPr>
          <w:rFonts w:ascii="Arial" w:hAnsi="Arial" w:cs="Arial"/>
          <w:lang w:val="en-US"/>
        </w:rPr>
        <w:t>D</w:t>
      </w:r>
      <w:r w:rsidRPr="00683524">
        <w:rPr>
          <w:rFonts w:ascii="Arial" w:hAnsi="Arial" w:cs="Arial"/>
          <w:lang w:val="en-US"/>
        </w:rPr>
        <w:t xml:space="preserve">ecision </w:t>
      </w:r>
      <w:r w:rsidR="00DE6F89">
        <w:rPr>
          <w:rFonts w:ascii="Arial" w:hAnsi="Arial" w:cs="Arial"/>
          <w:lang w:val="en-US"/>
        </w:rPr>
        <w:t>T</w:t>
      </w:r>
      <w:r w:rsidRPr="00683524">
        <w:rPr>
          <w:rFonts w:ascii="Arial" w:hAnsi="Arial" w:cs="Arial"/>
          <w:lang w:val="en-US"/>
        </w:rPr>
        <w:t>ree</w:t>
      </w:r>
      <w:r w:rsidR="00F02FF0" w:rsidRPr="00683524">
        <w:rPr>
          <w:rFonts w:ascii="Arial" w:hAnsi="Arial" w:cs="Arial"/>
          <w:lang w:val="en-US"/>
        </w:rPr>
        <w:t xml:space="preserve"> or </w:t>
      </w:r>
      <w:r w:rsidR="00DE6F89">
        <w:rPr>
          <w:rFonts w:ascii="Arial" w:hAnsi="Arial" w:cs="Arial"/>
          <w:lang w:val="en-US"/>
        </w:rPr>
        <w:t>K</w:t>
      </w:r>
      <w:r w:rsidR="00F02FF0" w:rsidRPr="00683524">
        <w:rPr>
          <w:rFonts w:ascii="Arial" w:hAnsi="Arial" w:cs="Arial"/>
          <w:lang w:val="en-US"/>
        </w:rPr>
        <w:t xml:space="preserve"> nearest neighbor (</w:t>
      </w:r>
      <w:r w:rsidR="002A5197">
        <w:rPr>
          <w:rFonts w:ascii="Arial" w:hAnsi="Arial" w:cs="Arial"/>
          <w:lang w:val="en-US"/>
        </w:rPr>
        <w:t>KNN</w:t>
      </w:r>
      <w:r w:rsidR="00F02FF0" w:rsidRPr="00683524">
        <w:rPr>
          <w:rFonts w:ascii="Arial" w:hAnsi="Arial" w:cs="Arial"/>
          <w:lang w:val="en-US"/>
        </w:rPr>
        <w:t>)</w:t>
      </w:r>
      <w:r w:rsidR="00DE6F89">
        <w:rPr>
          <w:rFonts w:ascii="Arial" w:hAnsi="Arial" w:cs="Arial"/>
          <w:lang w:val="en-US"/>
        </w:rPr>
        <w:t xml:space="preserve"> classifier</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5A3B4B92" w14:textId="1C1B8D3A"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5CEEFD66" w:rsidR="00E14C4C" w:rsidRDefault="00E14C4C" w:rsidP="00E14C4C">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w:t>
      </w:r>
      <w:r w:rsidRPr="00240C08">
        <w:rPr>
          <w:rFonts w:ascii="Arial" w:hAnsi="Arial" w:cs="Arial"/>
          <w:highlight w:val="yellow"/>
          <w:lang w:val="en-US"/>
          <w:rPrChange w:id="545" w:author="Microsoft account" w:date="2022-08-07T15:59:00Z">
            <w:rPr>
              <w:rFonts w:ascii="Arial" w:hAnsi="Arial" w:cs="Arial"/>
              <w:lang w:val="en-US"/>
            </w:rPr>
          </w:rPrChange>
        </w:rPr>
        <w:t>evaporation</w:t>
      </w:r>
      <w:r w:rsidRPr="007B604E">
        <w:rPr>
          <w:rFonts w:ascii="Arial" w:hAnsi="Arial" w:cs="Arial"/>
          <w:lang w:val="en-US"/>
        </w:rPr>
        <w:t xml:space="preserve">, sunshine and max wind speed to be the features </w:t>
      </w:r>
      <w:r>
        <w:rPr>
          <w:rFonts w:ascii="Arial" w:hAnsi="Arial" w:cs="Arial"/>
          <w:lang w:val="en-US"/>
        </w:rPr>
        <w:t xml:space="preserve">that will </w:t>
      </w:r>
      <w:r w:rsidRPr="007B604E">
        <w:rPr>
          <w:rFonts w:ascii="Arial" w:hAnsi="Arial" w:cs="Arial"/>
          <w:lang w:val="en-US"/>
        </w:rPr>
        <w:t>predict the maximum price category. These features were selected because they improve</w:t>
      </w:r>
      <w:ins w:id="546" w:author="estela" w:date="2022-08-07T19:12:00Z">
        <w:r w:rsidR="00391751">
          <w:rPr>
            <w:rFonts w:ascii="Arial" w:hAnsi="Arial" w:cs="Arial"/>
            <w:lang w:val="en-US"/>
          </w:rPr>
          <w:t>d</w:t>
        </w:r>
      </w:ins>
      <w:r w:rsidRPr="007B604E">
        <w:rPr>
          <w:rFonts w:ascii="Arial" w:hAnsi="Arial" w:cs="Arial"/>
          <w:lang w:val="en-US"/>
        </w:rPr>
        <w:t xml:space="preser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w:t>
      </w:r>
      <w:del w:id="547" w:author="estela" w:date="2022-08-07T19:12:00Z">
        <w:r w:rsidRPr="007B604E" w:rsidDel="004A4F43">
          <w:rPr>
            <w:rFonts w:ascii="Arial" w:hAnsi="Arial" w:cs="Arial"/>
            <w:lang w:val="en-US"/>
          </w:rPr>
          <w:delText>a</w:delText>
        </w:r>
      </w:del>
      <w:ins w:id="548" w:author="estela" w:date="2022-08-07T19:12:00Z">
        <w:r w:rsidR="004A4F43">
          <w:rPr>
            <w:rFonts w:ascii="Arial" w:hAnsi="Arial" w:cs="Arial"/>
            <w:lang w:val="en-US"/>
          </w:rPr>
          <w:t>we</w:t>
        </w:r>
      </w:ins>
      <w:r w:rsidRPr="007B604E">
        <w:rPr>
          <w:rFonts w:ascii="Arial" w:hAnsi="Arial" w:cs="Arial"/>
          <w:lang w:val="en-US"/>
        </w:rPr>
        <w:t xml:space="preserve">re correlated with the class label, they </w:t>
      </w:r>
      <w:ins w:id="549" w:author="estela" w:date="2022-08-07T19:12:00Z">
        <w:r w:rsidR="00E76CE2">
          <w:rPr>
            <w:rFonts w:ascii="Arial" w:hAnsi="Arial" w:cs="Arial"/>
            <w:lang w:val="en-US"/>
          </w:rPr>
          <w:t>we</w:t>
        </w:r>
      </w:ins>
      <w:del w:id="550" w:author="estela" w:date="2022-08-07T19:12:00Z">
        <w:r w:rsidRPr="007B604E" w:rsidDel="00E76CE2">
          <w:rPr>
            <w:rFonts w:ascii="Arial" w:hAnsi="Arial" w:cs="Arial"/>
            <w:lang w:val="en-US"/>
          </w:rPr>
          <w:delText>a</w:delText>
        </w:r>
      </w:del>
      <w:r w:rsidRPr="007B604E">
        <w:rPr>
          <w:rFonts w:ascii="Arial" w:hAnsi="Arial" w:cs="Arial"/>
          <w:lang w:val="en-US"/>
        </w:rPr>
        <w:t xml:space="preserve">re dependent of the class label and they </w:t>
      </w:r>
      <w:ins w:id="551" w:author="estela" w:date="2022-08-07T19:12:00Z">
        <w:r w:rsidR="00D40E71">
          <w:rPr>
            <w:rFonts w:ascii="Arial" w:hAnsi="Arial" w:cs="Arial"/>
            <w:lang w:val="en-US"/>
          </w:rPr>
          <w:t>we</w:t>
        </w:r>
      </w:ins>
      <w:del w:id="552" w:author="estela" w:date="2022-08-07T19:12:00Z">
        <w:r w:rsidRPr="007B604E" w:rsidDel="00D40E71">
          <w:rPr>
            <w:rFonts w:ascii="Arial" w:hAnsi="Arial" w:cs="Arial"/>
            <w:lang w:val="en-US"/>
          </w:rPr>
          <w:delText>a</w:delText>
        </w:r>
      </w:del>
      <w:r w:rsidRPr="007B604E">
        <w:rPr>
          <w:rFonts w:ascii="Arial" w:hAnsi="Arial" w:cs="Arial"/>
          <w:lang w:val="en-US"/>
        </w:rPr>
        <w:t xml:space="preserve">re not correlated with </w:t>
      </w:r>
      <w:r>
        <w:rPr>
          <w:rFonts w:ascii="Arial" w:hAnsi="Arial" w:cs="Arial"/>
          <w:lang w:val="en-US"/>
        </w:rPr>
        <w:t xml:space="preserve">the </w:t>
      </w:r>
      <w:r w:rsidRPr="007B604E">
        <w:rPr>
          <w:rFonts w:ascii="Arial" w:hAnsi="Arial" w:cs="Arial"/>
          <w:lang w:val="en-US"/>
        </w:rPr>
        <w:t>other features</w:t>
      </w:r>
      <w:r w:rsidR="002E34AC">
        <w:rPr>
          <w:rFonts w:ascii="Arial" w:hAnsi="Arial" w:cs="Arial"/>
          <w:lang w:val="en-US"/>
        </w:rPr>
        <w:t>.</w:t>
      </w:r>
    </w:p>
    <w:p w14:paraId="10DABD72" w14:textId="77777777" w:rsidR="00E14C4C" w:rsidRPr="007B604E" w:rsidRDefault="00E14C4C" w:rsidP="00E14C4C">
      <w:pPr>
        <w:spacing w:after="0" w:line="240" w:lineRule="auto"/>
        <w:ind w:left="360"/>
        <w:jc w:val="both"/>
        <w:rPr>
          <w:rFonts w:ascii="Arial" w:hAnsi="Arial" w:cs="Arial"/>
          <w:lang w:val="en-US"/>
        </w:rPr>
      </w:pPr>
    </w:p>
    <w:p w14:paraId="32A28838"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3D21743" w14:textId="5DD34A91" w:rsidR="00513B1F" w:rsidRDefault="00513B1F" w:rsidP="00E14C4C">
      <w:pPr>
        <w:spacing w:after="0" w:line="240" w:lineRule="auto"/>
        <w:ind w:left="720"/>
        <w:jc w:val="both"/>
        <w:rPr>
          <w:rFonts w:ascii="Arial" w:hAnsi="Arial" w:cs="Arial"/>
          <w:color w:val="000000" w:themeColor="text1"/>
          <w:lang w:val="en-US"/>
        </w:rPr>
      </w:pPr>
    </w:p>
    <w:p w14:paraId="7979DD3D" w14:textId="4B491756" w:rsidR="00513B1F" w:rsidRDefault="00513B1F" w:rsidP="00513B1F">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893BB9">
        <w:rPr>
          <w:rFonts w:ascii="Arial" w:hAnsi="Arial" w:cs="Arial"/>
          <w:color w:val="000000" w:themeColor="text1"/>
          <w:lang w:val="en-US"/>
        </w:rPr>
        <w:t>d</w:t>
      </w:r>
      <w:r>
        <w:rPr>
          <w:rFonts w:ascii="Arial" w:hAnsi="Arial" w:cs="Arial"/>
          <w:color w:val="000000" w:themeColor="text1"/>
          <w:lang w:val="en-US"/>
        </w:rPr>
        <w:t>o</w:t>
      </w:r>
      <w:r w:rsidR="00893BB9">
        <w:rPr>
          <w:rFonts w:ascii="Arial" w:hAnsi="Arial" w:cs="Arial"/>
          <w:color w:val="000000" w:themeColor="text1"/>
          <w:lang w:val="en-US"/>
        </w:rPr>
        <w:t>ne</w:t>
      </w:r>
      <w:r>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 with accuracy scores as shown below</w:t>
      </w:r>
      <w:r w:rsidRPr="00D13C00">
        <w:rPr>
          <w:rFonts w:ascii="Arial" w:hAnsi="Arial" w:cs="Arial"/>
          <w:color w:val="000000" w:themeColor="text1"/>
          <w:lang w:val="en-US"/>
        </w:rPr>
        <w:t xml:space="preserve">. We have observed </w:t>
      </w:r>
      <w:r w:rsidRPr="00240C08">
        <w:rPr>
          <w:rFonts w:ascii="Arial" w:hAnsi="Arial" w:cs="Arial"/>
          <w:color w:val="000000" w:themeColor="text1"/>
          <w:highlight w:val="yellow"/>
          <w:lang w:val="en-US"/>
          <w:rPrChange w:id="553" w:author="Microsoft account" w:date="2022-08-07T16:00:00Z">
            <w:rPr>
              <w:rFonts w:ascii="Arial" w:hAnsi="Arial" w:cs="Arial"/>
              <w:color w:val="000000" w:themeColor="text1"/>
              <w:lang w:val="en-US"/>
            </w:rPr>
          </w:rPrChange>
        </w:rPr>
        <w:t>that the higher the k-fold value there were fewer sample in each fold and the accuracy score is better</w:t>
      </w:r>
      <w:r w:rsidRPr="00D13C00">
        <w:rPr>
          <w:rFonts w:ascii="Arial" w:hAnsi="Arial" w:cs="Arial"/>
          <w:color w:val="000000" w:themeColor="text1"/>
          <w:lang w:val="en-US"/>
        </w:rPr>
        <w:t>. We have chosen the k value with the highest accuracy score.</w:t>
      </w:r>
      <w:r>
        <w:rPr>
          <w:rFonts w:ascii="Arial" w:hAnsi="Arial" w:cs="Arial"/>
          <w:color w:val="000000" w:themeColor="text1"/>
          <w:lang w:val="en-US"/>
        </w:rPr>
        <w:t xml:space="preserve"> With that, </w:t>
      </w:r>
      <w:r w:rsidR="004B252A">
        <w:rPr>
          <w:rFonts w:ascii="Arial" w:hAnsi="Arial" w:cs="Arial"/>
          <w:color w:val="000000" w:themeColor="text1"/>
          <w:lang w:val="en-US"/>
        </w:rPr>
        <w:t>w</w:t>
      </w:r>
      <w:r w:rsidRPr="00D13C00">
        <w:rPr>
          <w:rFonts w:ascii="Arial" w:hAnsi="Arial" w:cs="Arial"/>
          <w:color w:val="000000" w:themeColor="text1"/>
          <w:lang w:val="en-US"/>
        </w:rPr>
        <w:t xml:space="preserve">e’ve used k-fold cross validation with </w:t>
      </w:r>
      <w:r w:rsidRPr="00086F32">
        <w:rPr>
          <w:rFonts w:ascii="Arial" w:hAnsi="Arial" w:cs="Arial"/>
          <w:color w:val="000000" w:themeColor="text1"/>
          <w:highlight w:val="yellow"/>
          <w:lang w:val="en-US"/>
        </w:rPr>
        <w:t>20</w:t>
      </w:r>
      <w:r w:rsidRPr="00D13C00">
        <w:rPr>
          <w:rFonts w:ascii="Arial" w:hAnsi="Arial" w:cs="Arial"/>
          <w:color w:val="000000" w:themeColor="text1"/>
          <w:lang w:val="en-US"/>
        </w:rPr>
        <w:t xml:space="preserve"> k-folds and maximum depth of </w:t>
      </w:r>
      <w:r w:rsidRPr="00086F32">
        <w:rPr>
          <w:rFonts w:ascii="Arial" w:hAnsi="Arial" w:cs="Arial"/>
          <w:color w:val="000000" w:themeColor="text1"/>
          <w:highlight w:val="yellow"/>
          <w:lang w:val="en-US"/>
        </w:rPr>
        <w:t>12</w:t>
      </w:r>
      <w:r w:rsidRPr="00D13C00">
        <w:rPr>
          <w:rFonts w:ascii="Arial" w:hAnsi="Arial" w:cs="Arial"/>
          <w:color w:val="000000" w:themeColor="text1"/>
          <w:lang w:val="en-US"/>
        </w:rPr>
        <w:t>.</w:t>
      </w:r>
    </w:p>
    <w:p w14:paraId="0DE085CE" w14:textId="77777777" w:rsidR="00513B1F" w:rsidRDefault="00513B1F" w:rsidP="00E14C4C">
      <w:pPr>
        <w:spacing w:after="0" w:line="240" w:lineRule="auto"/>
        <w:ind w:left="720"/>
        <w:jc w:val="both"/>
        <w:rPr>
          <w:rFonts w:ascii="Arial" w:hAnsi="Arial" w:cs="Arial"/>
          <w:color w:val="000000" w:themeColor="text1"/>
          <w:lang w:val="en-US"/>
        </w:rPr>
      </w:pPr>
    </w:p>
    <w:p w14:paraId="2D9B83DF" w14:textId="2E91F0D2" w:rsidR="00513B1F" w:rsidRDefault="00513B1F" w:rsidP="00E14C4C">
      <w:pPr>
        <w:spacing w:after="0" w:line="240" w:lineRule="auto"/>
        <w:ind w:left="720"/>
        <w:jc w:val="both"/>
        <w:rPr>
          <w:rFonts w:ascii="Arial" w:hAnsi="Arial" w:cs="Arial"/>
          <w:color w:val="000000" w:themeColor="text1"/>
          <w:lang w:val="en-US"/>
        </w:rPr>
      </w:pPr>
    </w:p>
    <w:p w14:paraId="2FD07744" w14:textId="2EC37F7B" w:rsidR="00513B1F" w:rsidRDefault="00FC320F" w:rsidP="00E14C4C">
      <w:pPr>
        <w:spacing w:after="0" w:line="240" w:lineRule="auto"/>
        <w:ind w:left="720"/>
        <w:jc w:val="both"/>
        <w:rPr>
          <w:ins w:id="554" w:author="estela" w:date="2022-08-07T18:56:00Z"/>
          <w:rFonts w:ascii="Arial" w:hAnsi="Arial" w:cs="Arial"/>
          <w:color w:val="000000" w:themeColor="text1"/>
          <w:lang w:val="en-US"/>
        </w:rPr>
      </w:pPr>
      <w:ins w:id="555" w:author="estela" w:date="2022-08-07T18:56:00Z">
        <w:r>
          <w:rPr>
            <w:noProof/>
            <w:lang w:eastAsia="en-AU"/>
          </w:rPr>
          <w:lastRenderedPageBreak/>
          <mc:AlternateContent>
            <mc:Choice Requires="wps">
              <w:drawing>
                <wp:anchor distT="0" distB="0" distL="114300" distR="114300" simplePos="0" relativeHeight="251680768" behindDoc="0" locked="0" layoutInCell="1" allowOverlap="1" wp14:anchorId="71DD782F" wp14:editId="7D140D2A">
                  <wp:simplePos x="0" y="0"/>
                  <wp:positionH relativeFrom="column">
                    <wp:posOffset>306070</wp:posOffset>
                  </wp:positionH>
                  <wp:positionV relativeFrom="paragraph">
                    <wp:posOffset>2176261</wp:posOffset>
                  </wp:positionV>
                  <wp:extent cx="560768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5607685" cy="635"/>
                          </a:xfrm>
                          <a:prstGeom prst="rect">
                            <a:avLst/>
                          </a:prstGeom>
                          <a:solidFill>
                            <a:prstClr val="white"/>
                          </a:solidFill>
                          <a:ln>
                            <a:noFill/>
                          </a:ln>
                          <a:effectLst/>
                        </wps:spPr>
                        <wps:txbx>
                          <w:txbxContent>
                            <w:p w14:paraId="04A18A5C" w14:textId="59FE2B46" w:rsidR="00FB0051" w:rsidRPr="00FB104C" w:rsidRDefault="00FB0051">
                              <w:pPr>
                                <w:pStyle w:val="Caption"/>
                                <w:rPr>
                                  <w:noProof/>
                                </w:rPr>
                                <w:pPrChange w:id="556" w:author="Microsoft account" w:date="2022-08-07T12:35:00Z">
                                  <w:pPr>
                                    <w:spacing w:after="0" w:line="240" w:lineRule="auto"/>
                                    <w:jc w:val="both"/>
                                  </w:pPr>
                                </w:pPrChange>
                              </w:pPr>
                              <w:ins w:id="557" w:author="Microsoft account" w:date="2022-08-07T12:35:00Z">
                                <w:r>
                                  <w:t xml:space="preserve">Figure </w:t>
                                </w:r>
                              </w:ins>
                              <w:ins w:id="558" w:author="estela" w:date="2022-08-07T18:56:00Z">
                                <w:r>
                                  <w:t>3</w:t>
                                </w:r>
                              </w:ins>
                              <w:ins w:id="559" w:author="Microsoft account" w:date="2022-08-07T12:35:00Z">
                                <w:del w:id="560" w:author="estela" w:date="2022-08-07T18:52:00Z">
                                  <w:r w:rsidDel="00D768D2">
                                    <w:fldChar w:fldCharType="begin"/>
                                  </w:r>
                                  <w:r w:rsidDel="00D768D2">
                                    <w:delInstrText xml:space="preserve"> SEQ Figure \* ARABIC </w:delInstrText>
                                  </w:r>
                                </w:del>
                              </w:ins>
                              <w:del w:id="561" w:author="estela" w:date="2022-08-07T18:52:00Z">
                                <w:r w:rsidDel="00D768D2">
                                  <w:fldChar w:fldCharType="separate"/>
                                </w:r>
                              </w:del>
                              <w:ins w:id="562" w:author="Microsoft account" w:date="2022-08-07T12:37:00Z">
                                <w:del w:id="563" w:author="estela" w:date="2022-08-07T18:52:00Z">
                                  <w:r w:rsidDel="00D768D2">
                                    <w:rPr>
                                      <w:noProof/>
                                    </w:rPr>
                                    <w:delText>1</w:delText>
                                  </w:r>
                                </w:del>
                              </w:ins>
                              <w:ins w:id="564" w:author="Microsoft account" w:date="2022-08-07T12:35:00Z">
                                <w:del w:id="565" w:author="estela" w:date="2022-08-07T18:52:00Z">
                                  <w:r w:rsidDel="00D768D2">
                                    <w:fldChar w:fldCharType="end"/>
                                  </w:r>
                                </w:del>
                                <w:r>
                                  <w:t xml:space="preserve">: </w:t>
                                </w:r>
                                <w:del w:id="566" w:author="estela" w:date="2022-08-07T18:56:00Z">
                                  <w:r w:rsidDel="00FB0051">
                                    <w:delText xml:space="preserve">Scatterplot </w:delText>
                                  </w:r>
                                </w:del>
                                <w:del w:id="567" w:author="estela" w:date="2022-08-07T18:53:00Z">
                                  <w:r w:rsidDel="00D768D2">
                                    <w:delText>from Google OpenRefine</w:delText>
                                  </w:r>
                                  <w:r w:rsidDel="00D768D2">
                                    <w:rPr>
                                      <w:noProof/>
                                    </w:rPr>
                                    <w:delText xml:space="preserve"> showing correlations between features in the weather dataset</w:delText>
                                  </w:r>
                                </w:del>
                              </w:ins>
                              <w:ins w:id="568" w:author="Microsoft account" w:date="2022-08-07T12:37:00Z">
                                <w:del w:id="569" w:author="estela" w:date="2022-08-07T18:53:00Z">
                                  <w:r w:rsidDel="00D768D2">
                                    <w:rPr>
                                      <w:noProof/>
                                    </w:rPr>
                                    <w:delText>. These plots used for data imputation and model feature selection.</w:delText>
                                  </w:r>
                                </w:del>
                              </w:ins>
                              <w:ins w:id="570" w:author="estela" w:date="2022-08-07T18:56:00Z">
                                <w:r>
                                  <w:t>Sample accuracy scores for a variety of k-folds and m</w:t>
                                </w:r>
                              </w:ins>
                              <w:ins w:id="571" w:author="estela" w:date="2022-08-07T18:57:00Z">
                                <w:r>
                                  <w:t>ax depths variation</w:t>
                                </w:r>
                              </w:ins>
                              <w:ins w:id="572" w:author="estela" w:date="2022-08-07T18:58:00Z">
                                <w:r w:rsidR="00EE33AA">
                                  <w:t xml:space="preserve"> in our Decision Tree </w:t>
                                </w:r>
                              </w:ins>
                              <w:ins w:id="573" w:author="estela" w:date="2022-08-07T19:00:00Z">
                                <w:r w:rsidR="00FC320F">
                                  <w:t xml:space="preserve">prediction </w:t>
                                </w:r>
                              </w:ins>
                              <w:ins w:id="574" w:author="estela" w:date="2022-08-07T18:58:00Z">
                                <w:r w:rsidR="00EE33AA">
                                  <w:t>model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DD782F" id="Text Box 5" o:spid="_x0000_s1029" type="#_x0000_t202" style="position:absolute;left:0;text-align:left;margin-left:24.1pt;margin-top:171.35pt;width:441.55pt;height:.0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" stroked="f">
                  <v:textbox style="mso-fit-shape-to-text:t" inset="0,0,0,0">
                    <w:txbxContent>
                      <w:p w14:paraId="04A18A5C" w14:textId="59FE2B46" w:rsidR="00FB0051" w:rsidRPr="00FB104C" w:rsidRDefault="00FB0051">
                        <w:pPr>
                          <w:pStyle w:val="Caption"/>
                          <w:rPr>
                            <w:noProof/>
                          </w:rPr>
                          <w:pPrChange w:id="575" w:author="Microsoft account" w:date="2022-08-07T12:35:00Z">
                            <w:pPr>
                              <w:spacing w:after="0" w:line="240" w:lineRule="auto"/>
                              <w:jc w:val="both"/>
                            </w:pPr>
                          </w:pPrChange>
                        </w:pPr>
                        <w:ins w:id="576" w:author="Microsoft account" w:date="2022-08-07T12:35:00Z">
                          <w:r>
                            <w:t xml:space="preserve">Figure </w:t>
                          </w:r>
                        </w:ins>
                        <w:ins w:id="577" w:author="estela" w:date="2022-08-07T18:56:00Z">
                          <w:r>
                            <w:t>3</w:t>
                          </w:r>
                        </w:ins>
                        <w:ins w:id="578" w:author="Microsoft account" w:date="2022-08-07T12:35:00Z">
                          <w:del w:id="579" w:author="estela" w:date="2022-08-07T18:52:00Z">
                            <w:r w:rsidDel="00D768D2">
                              <w:fldChar w:fldCharType="begin"/>
                            </w:r>
                            <w:r w:rsidDel="00D768D2">
                              <w:delInstrText xml:space="preserve"> SEQ Figure \* ARABIC </w:delInstrText>
                            </w:r>
                          </w:del>
                        </w:ins>
                        <w:del w:id="580" w:author="estela" w:date="2022-08-07T18:52:00Z">
                          <w:r w:rsidDel="00D768D2">
                            <w:fldChar w:fldCharType="separate"/>
                          </w:r>
                        </w:del>
                        <w:ins w:id="581" w:author="Microsoft account" w:date="2022-08-07T12:37:00Z">
                          <w:del w:id="582" w:author="estela" w:date="2022-08-07T18:52:00Z">
                            <w:r w:rsidDel="00D768D2">
                              <w:rPr>
                                <w:noProof/>
                              </w:rPr>
                              <w:delText>1</w:delText>
                            </w:r>
                          </w:del>
                        </w:ins>
                        <w:ins w:id="583" w:author="Microsoft account" w:date="2022-08-07T12:35:00Z">
                          <w:del w:id="584" w:author="estela" w:date="2022-08-07T18:52:00Z">
                            <w:r w:rsidDel="00D768D2">
                              <w:fldChar w:fldCharType="end"/>
                            </w:r>
                          </w:del>
                          <w:r>
                            <w:t xml:space="preserve">: </w:t>
                          </w:r>
                          <w:del w:id="585" w:author="estela" w:date="2022-08-07T18:56:00Z">
                            <w:r w:rsidDel="00FB0051">
                              <w:delText xml:space="preserve">Scatterplot </w:delText>
                            </w:r>
                          </w:del>
                          <w:del w:id="586" w:author="estela" w:date="2022-08-07T18:53:00Z">
                            <w:r w:rsidDel="00D768D2">
                              <w:delText>from Google OpenRefine</w:delText>
                            </w:r>
                            <w:r w:rsidDel="00D768D2">
                              <w:rPr>
                                <w:noProof/>
                              </w:rPr>
                              <w:delText xml:space="preserve"> showing correlations between features in the weather dataset</w:delText>
                            </w:r>
                          </w:del>
                        </w:ins>
                        <w:ins w:id="587" w:author="Microsoft account" w:date="2022-08-07T12:37:00Z">
                          <w:del w:id="588" w:author="estela" w:date="2022-08-07T18:53:00Z">
                            <w:r w:rsidDel="00D768D2">
                              <w:rPr>
                                <w:noProof/>
                              </w:rPr>
                              <w:delText>. These plots used for data imputation and model feature selection.</w:delText>
                            </w:r>
                          </w:del>
                        </w:ins>
                        <w:ins w:id="589" w:author="estela" w:date="2022-08-07T18:56:00Z">
                          <w:r>
                            <w:t>Sample accuracy scores for a variety of k-folds and m</w:t>
                          </w:r>
                        </w:ins>
                        <w:ins w:id="590" w:author="estela" w:date="2022-08-07T18:57:00Z">
                          <w:r>
                            <w:t>ax depths variation</w:t>
                          </w:r>
                        </w:ins>
                        <w:ins w:id="591" w:author="estela" w:date="2022-08-07T18:58:00Z">
                          <w:r w:rsidR="00EE33AA">
                            <w:t xml:space="preserve"> in our Decision Tree </w:t>
                          </w:r>
                        </w:ins>
                        <w:ins w:id="592" w:author="estela" w:date="2022-08-07T19:00:00Z">
                          <w:r w:rsidR="00FC320F">
                            <w:t xml:space="preserve">prediction </w:t>
                          </w:r>
                        </w:ins>
                        <w:ins w:id="593" w:author="estela" w:date="2022-08-07T18:58:00Z">
                          <w:r w:rsidR="00EE33AA">
                            <w:t>model</w:t>
                          </w:r>
                        </w:ins>
                      </w:p>
                    </w:txbxContent>
                  </v:textbox>
                  <w10:wrap type="topAndBottom"/>
                </v:shape>
              </w:pict>
            </mc:Fallback>
          </mc:AlternateContent>
        </w:r>
      </w:ins>
      <w:r w:rsidR="00513B1F">
        <w:rPr>
          <w:noProof/>
          <w:lang w:eastAsia="en-AU"/>
        </w:rPr>
        <w:drawing>
          <wp:inline distT="0" distB="0" distL="0" distR="0" wp14:anchorId="165A1BA4" wp14:editId="19E320D9">
            <wp:extent cx="4131237" cy="2144542"/>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31237" cy="2144542"/>
                    </a:xfrm>
                    <a:prstGeom prst="rect">
                      <a:avLst/>
                    </a:prstGeom>
                  </pic:spPr>
                </pic:pic>
              </a:graphicData>
            </a:graphic>
          </wp:inline>
        </w:drawing>
      </w:r>
    </w:p>
    <w:p w14:paraId="0B9A9C21" w14:textId="290B3A2C" w:rsidR="00FB0051" w:rsidRDefault="00FB0051" w:rsidP="00E14C4C">
      <w:pPr>
        <w:spacing w:after="0" w:line="240" w:lineRule="auto"/>
        <w:ind w:left="720"/>
        <w:jc w:val="both"/>
        <w:rPr>
          <w:ins w:id="594" w:author="estela" w:date="2022-08-07T18:56:00Z"/>
          <w:rFonts w:ascii="Arial" w:hAnsi="Arial" w:cs="Arial"/>
          <w:color w:val="000000" w:themeColor="text1"/>
          <w:lang w:val="en-US"/>
        </w:rPr>
      </w:pPr>
    </w:p>
    <w:p w14:paraId="17B1D2E7" w14:textId="35F23CFA" w:rsidR="00FB0051" w:rsidRDefault="00FB0051" w:rsidP="00E14C4C">
      <w:pPr>
        <w:spacing w:after="0" w:line="240" w:lineRule="auto"/>
        <w:ind w:left="720"/>
        <w:jc w:val="both"/>
        <w:rPr>
          <w:rFonts w:ascii="Arial" w:hAnsi="Arial" w:cs="Arial"/>
          <w:color w:val="000000" w:themeColor="text1"/>
          <w:lang w:val="en-US"/>
        </w:rPr>
      </w:pPr>
    </w:p>
    <w:p w14:paraId="49FD78DD" w14:textId="0DA101E3" w:rsidR="0054091C" w:rsidRDefault="0054091C" w:rsidP="00E14C4C">
      <w:pPr>
        <w:spacing w:after="0" w:line="240" w:lineRule="auto"/>
        <w:ind w:left="720"/>
        <w:jc w:val="both"/>
        <w:rPr>
          <w:rFonts w:ascii="Arial" w:hAnsi="Arial" w:cs="Arial"/>
          <w:color w:val="000000" w:themeColor="text1"/>
          <w:lang w:val="en-US"/>
        </w:rPr>
      </w:pPr>
    </w:p>
    <w:p w14:paraId="74D21BFB" w14:textId="3B886711" w:rsidR="0054091C" w:rsidRDefault="0054091C" w:rsidP="00E14C4C">
      <w:pPr>
        <w:spacing w:after="0" w:line="240" w:lineRule="auto"/>
        <w:ind w:left="720"/>
        <w:jc w:val="both"/>
        <w:rPr>
          <w:rFonts w:ascii="Arial" w:hAnsi="Arial" w:cs="Arial"/>
          <w:color w:val="000000" w:themeColor="text1"/>
          <w:lang w:val="en-US"/>
        </w:rPr>
      </w:pPr>
      <w:r>
        <w:rPr>
          <w:noProof/>
          <w:lang w:eastAsia="en-AU"/>
        </w:rPr>
        <w:drawing>
          <wp:anchor distT="0" distB="0" distL="114300" distR="114300" simplePos="0" relativeHeight="251672576" behindDoc="1" locked="0" layoutInCell="1" allowOverlap="1" wp14:anchorId="7AE6CCD1" wp14:editId="034C5F5F">
            <wp:simplePos x="0" y="0"/>
            <wp:positionH relativeFrom="column">
              <wp:posOffset>0</wp:posOffset>
            </wp:positionH>
            <wp:positionV relativeFrom="paragraph">
              <wp:posOffset>-635</wp:posOffset>
            </wp:positionV>
            <wp:extent cx="6120130" cy="44151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4415155"/>
                    </a:xfrm>
                    <a:prstGeom prst="rect">
                      <a:avLst/>
                    </a:prstGeom>
                  </pic:spPr>
                </pic:pic>
              </a:graphicData>
            </a:graphic>
          </wp:anchor>
        </w:drawing>
      </w:r>
    </w:p>
    <w:p w14:paraId="08272619" w14:textId="60ED540A" w:rsidR="0054091C" w:rsidRDefault="0054091C" w:rsidP="00E14C4C">
      <w:pPr>
        <w:spacing w:after="0" w:line="240" w:lineRule="auto"/>
        <w:ind w:left="720"/>
        <w:jc w:val="both"/>
        <w:rPr>
          <w:rFonts w:ascii="Arial" w:hAnsi="Arial" w:cs="Arial"/>
          <w:color w:val="000000" w:themeColor="text1"/>
          <w:lang w:val="en-US"/>
        </w:rPr>
      </w:pPr>
    </w:p>
    <w:p w14:paraId="0BBDDE00" w14:textId="0DFA5BBA" w:rsidR="0054091C" w:rsidRDefault="0054091C" w:rsidP="00E14C4C">
      <w:pPr>
        <w:spacing w:after="0" w:line="240" w:lineRule="auto"/>
        <w:ind w:left="720"/>
        <w:jc w:val="both"/>
        <w:rPr>
          <w:rFonts w:ascii="Arial" w:hAnsi="Arial" w:cs="Arial"/>
          <w:color w:val="000000" w:themeColor="text1"/>
          <w:lang w:val="en-US"/>
        </w:rPr>
      </w:pPr>
    </w:p>
    <w:p w14:paraId="589DAB1C" w14:textId="33BA4862" w:rsidR="0054091C" w:rsidRDefault="0054091C" w:rsidP="00E14C4C">
      <w:pPr>
        <w:spacing w:after="0" w:line="240" w:lineRule="auto"/>
        <w:ind w:left="720"/>
        <w:jc w:val="both"/>
        <w:rPr>
          <w:rFonts w:ascii="Arial" w:hAnsi="Arial" w:cs="Arial"/>
          <w:color w:val="000000" w:themeColor="text1"/>
          <w:lang w:val="en-US"/>
        </w:rPr>
      </w:pPr>
    </w:p>
    <w:p w14:paraId="0C77B112" w14:textId="66D0AE5E" w:rsidR="0054091C" w:rsidRDefault="0054091C" w:rsidP="00E14C4C">
      <w:pPr>
        <w:spacing w:after="0" w:line="240" w:lineRule="auto"/>
        <w:ind w:left="720"/>
        <w:jc w:val="both"/>
        <w:rPr>
          <w:rFonts w:ascii="Arial" w:hAnsi="Arial" w:cs="Arial"/>
          <w:color w:val="000000" w:themeColor="text1"/>
          <w:lang w:val="en-US"/>
        </w:rPr>
      </w:pPr>
    </w:p>
    <w:p w14:paraId="6EBE3A24" w14:textId="12C969CC" w:rsidR="0054091C" w:rsidRDefault="0054091C" w:rsidP="00E14C4C">
      <w:pPr>
        <w:spacing w:after="0" w:line="240" w:lineRule="auto"/>
        <w:ind w:left="720"/>
        <w:jc w:val="both"/>
        <w:rPr>
          <w:rFonts w:ascii="Arial" w:hAnsi="Arial" w:cs="Arial"/>
          <w:color w:val="000000" w:themeColor="text1"/>
          <w:lang w:val="en-US"/>
        </w:rPr>
      </w:pPr>
    </w:p>
    <w:p w14:paraId="53EC6E2E" w14:textId="304BC7F5" w:rsidR="0054091C" w:rsidRDefault="0054091C" w:rsidP="00E14C4C">
      <w:pPr>
        <w:spacing w:after="0" w:line="240" w:lineRule="auto"/>
        <w:ind w:left="720"/>
        <w:jc w:val="both"/>
        <w:rPr>
          <w:rFonts w:ascii="Arial" w:hAnsi="Arial" w:cs="Arial"/>
          <w:color w:val="000000" w:themeColor="text1"/>
          <w:lang w:val="en-US"/>
        </w:rPr>
      </w:pPr>
    </w:p>
    <w:p w14:paraId="6642D566" w14:textId="2D018A44" w:rsidR="0054091C" w:rsidRDefault="0054091C" w:rsidP="00E14C4C">
      <w:pPr>
        <w:spacing w:after="0" w:line="240" w:lineRule="auto"/>
        <w:ind w:left="720"/>
        <w:jc w:val="both"/>
        <w:rPr>
          <w:rFonts w:ascii="Arial" w:hAnsi="Arial" w:cs="Arial"/>
          <w:color w:val="000000" w:themeColor="text1"/>
          <w:lang w:val="en-US"/>
        </w:rPr>
      </w:pPr>
    </w:p>
    <w:p w14:paraId="2F220EDF" w14:textId="48A15561" w:rsidR="0054091C" w:rsidRDefault="0054091C" w:rsidP="00E14C4C">
      <w:pPr>
        <w:spacing w:after="0" w:line="240" w:lineRule="auto"/>
        <w:ind w:left="720"/>
        <w:jc w:val="both"/>
        <w:rPr>
          <w:rFonts w:ascii="Arial" w:hAnsi="Arial" w:cs="Arial"/>
          <w:color w:val="000000" w:themeColor="text1"/>
          <w:lang w:val="en-US"/>
        </w:rPr>
      </w:pPr>
    </w:p>
    <w:p w14:paraId="7055584E" w14:textId="1529A206" w:rsidR="0054091C" w:rsidRDefault="0054091C" w:rsidP="00E14C4C">
      <w:pPr>
        <w:spacing w:after="0" w:line="240" w:lineRule="auto"/>
        <w:ind w:left="720"/>
        <w:jc w:val="both"/>
        <w:rPr>
          <w:rFonts w:ascii="Arial" w:hAnsi="Arial" w:cs="Arial"/>
          <w:color w:val="000000" w:themeColor="text1"/>
          <w:lang w:val="en-US"/>
        </w:rPr>
      </w:pPr>
    </w:p>
    <w:p w14:paraId="7939730E" w14:textId="2BFFC6BD" w:rsidR="0054091C" w:rsidRDefault="0054091C" w:rsidP="00E14C4C">
      <w:pPr>
        <w:spacing w:after="0" w:line="240" w:lineRule="auto"/>
        <w:ind w:left="720"/>
        <w:jc w:val="both"/>
        <w:rPr>
          <w:rFonts w:ascii="Arial" w:hAnsi="Arial" w:cs="Arial"/>
          <w:color w:val="000000" w:themeColor="text1"/>
          <w:lang w:val="en-US"/>
        </w:rPr>
      </w:pPr>
    </w:p>
    <w:p w14:paraId="0E7814CF" w14:textId="2FC2FC00" w:rsidR="0054091C" w:rsidRDefault="0054091C" w:rsidP="00E14C4C">
      <w:pPr>
        <w:spacing w:after="0" w:line="240" w:lineRule="auto"/>
        <w:ind w:left="720"/>
        <w:jc w:val="both"/>
        <w:rPr>
          <w:rFonts w:ascii="Arial" w:hAnsi="Arial" w:cs="Arial"/>
          <w:color w:val="000000" w:themeColor="text1"/>
          <w:lang w:val="en-US"/>
        </w:rPr>
      </w:pPr>
    </w:p>
    <w:p w14:paraId="664A6BAE" w14:textId="5011F0B0" w:rsidR="0054091C" w:rsidRDefault="0054091C" w:rsidP="00E14C4C">
      <w:pPr>
        <w:spacing w:after="0" w:line="240" w:lineRule="auto"/>
        <w:ind w:left="720"/>
        <w:jc w:val="both"/>
        <w:rPr>
          <w:rFonts w:ascii="Arial" w:hAnsi="Arial" w:cs="Arial"/>
          <w:color w:val="000000" w:themeColor="text1"/>
          <w:lang w:val="en-US"/>
        </w:rPr>
      </w:pPr>
    </w:p>
    <w:p w14:paraId="5B4B8127" w14:textId="7AA6A09D" w:rsidR="0054091C" w:rsidRDefault="0054091C" w:rsidP="00E14C4C">
      <w:pPr>
        <w:spacing w:after="0" w:line="240" w:lineRule="auto"/>
        <w:ind w:left="720"/>
        <w:jc w:val="both"/>
        <w:rPr>
          <w:rFonts w:ascii="Arial" w:hAnsi="Arial" w:cs="Arial"/>
          <w:color w:val="000000" w:themeColor="text1"/>
          <w:lang w:val="en-US"/>
        </w:rPr>
      </w:pPr>
    </w:p>
    <w:p w14:paraId="656C9301" w14:textId="115083D4" w:rsidR="0054091C" w:rsidRDefault="0054091C"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60FFDB1B"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306272E6" w:rsidR="0054091C" w:rsidRDefault="0054091C" w:rsidP="00E14C4C">
      <w:pPr>
        <w:spacing w:after="0" w:line="240" w:lineRule="auto"/>
        <w:ind w:left="720"/>
        <w:jc w:val="both"/>
        <w:rPr>
          <w:rFonts w:ascii="Arial" w:hAnsi="Arial" w:cs="Arial"/>
          <w:color w:val="000000" w:themeColor="text1"/>
          <w:lang w:val="en-US"/>
        </w:rPr>
      </w:pPr>
    </w:p>
    <w:p w14:paraId="4BDEB6AC" w14:textId="3A12CB83" w:rsidR="0054091C" w:rsidRDefault="0054091C" w:rsidP="00E14C4C">
      <w:pPr>
        <w:spacing w:after="0" w:line="240" w:lineRule="auto"/>
        <w:ind w:left="720"/>
        <w:jc w:val="both"/>
        <w:rPr>
          <w:rFonts w:ascii="Arial" w:hAnsi="Arial" w:cs="Arial"/>
          <w:color w:val="000000" w:themeColor="text1"/>
          <w:lang w:val="en-US"/>
        </w:rPr>
      </w:pPr>
    </w:p>
    <w:p w14:paraId="7E16310F" w14:textId="34650FCD" w:rsidR="0054091C" w:rsidRDefault="0054091C" w:rsidP="00E14C4C">
      <w:pPr>
        <w:spacing w:after="0" w:line="240" w:lineRule="auto"/>
        <w:ind w:left="720"/>
        <w:jc w:val="both"/>
        <w:rPr>
          <w:rFonts w:ascii="Arial" w:hAnsi="Arial" w:cs="Arial"/>
          <w:color w:val="000000" w:themeColor="text1"/>
          <w:lang w:val="en-US"/>
        </w:rPr>
      </w:pPr>
    </w:p>
    <w:p w14:paraId="241BEEFC" w14:textId="5EAC0646" w:rsidR="0054091C" w:rsidRDefault="0054091C" w:rsidP="00E14C4C">
      <w:pPr>
        <w:spacing w:after="0" w:line="240" w:lineRule="auto"/>
        <w:ind w:left="720"/>
        <w:jc w:val="both"/>
        <w:rPr>
          <w:rFonts w:ascii="Arial" w:hAnsi="Arial" w:cs="Arial"/>
          <w:color w:val="000000" w:themeColor="text1"/>
          <w:lang w:val="en-US"/>
        </w:rPr>
      </w:pPr>
    </w:p>
    <w:p w14:paraId="08798546" w14:textId="38FA79BD" w:rsidR="0054091C" w:rsidRDefault="0054091C" w:rsidP="00E14C4C">
      <w:pPr>
        <w:spacing w:after="0" w:line="240" w:lineRule="auto"/>
        <w:ind w:left="720"/>
        <w:jc w:val="both"/>
        <w:rPr>
          <w:rFonts w:ascii="Arial" w:hAnsi="Arial" w:cs="Arial"/>
          <w:color w:val="000000" w:themeColor="text1"/>
          <w:lang w:val="en-US"/>
        </w:rPr>
      </w:pPr>
    </w:p>
    <w:p w14:paraId="7C1D210C" w14:textId="0489BDF4" w:rsidR="0054091C" w:rsidRDefault="0054091C" w:rsidP="00E14C4C">
      <w:pPr>
        <w:spacing w:after="0" w:line="240" w:lineRule="auto"/>
        <w:ind w:left="720"/>
        <w:jc w:val="both"/>
        <w:rPr>
          <w:rFonts w:ascii="Arial" w:hAnsi="Arial" w:cs="Arial"/>
          <w:color w:val="000000" w:themeColor="text1"/>
          <w:lang w:val="en-US"/>
        </w:rPr>
      </w:pPr>
    </w:p>
    <w:p w14:paraId="3348DF08" w14:textId="77777777"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23F3734A" w:rsidR="00E14C4C" w:rsidRDefault="00E14C4C" w:rsidP="00E14C4C">
      <w:pPr>
        <w:spacing w:after="0" w:line="240" w:lineRule="auto"/>
        <w:jc w:val="both"/>
        <w:rPr>
          <w:rFonts w:ascii="Arial" w:hAnsi="Arial" w:cs="Arial"/>
          <w:lang w:val="en-US"/>
        </w:rPr>
      </w:pPr>
    </w:p>
    <w:p w14:paraId="4D9AA511" w14:textId="40BB5D16" w:rsidR="0054091C" w:rsidRDefault="0054091C" w:rsidP="00E14C4C">
      <w:pPr>
        <w:spacing w:after="0" w:line="240" w:lineRule="auto"/>
        <w:jc w:val="both"/>
        <w:rPr>
          <w:rFonts w:ascii="Arial" w:hAnsi="Arial" w:cs="Arial"/>
          <w:lang w:val="en-US"/>
        </w:rPr>
      </w:pPr>
    </w:p>
    <w:p w14:paraId="6EEEDBA6" w14:textId="60218DBB" w:rsidR="0054091C" w:rsidRDefault="00EE33AA" w:rsidP="00E14C4C">
      <w:pPr>
        <w:spacing w:after="0" w:line="240" w:lineRule="auto"/>
        <w:jc w:val="both"/>
        <w:rPr>
          <w:rFonts w:ascii="Arial" w:hAnsi="Arial" w:cs="Arial"/>
          <w:lang w:val="en-US"/>
        </w:rPr>
      </w:pPr>
      <w:ins w:id="595" w:author="estela" w:date="2022-08-07T18:58:00Z">
        <w:r>
          <w:rPr>
            <w:noProof/>
            <w:lang w:eastAsia="en-AU"/>
          </w:rPr>
          <mc:AlternateContent>
            <mc:Choice Requires="wps">
              <w:drawing>
                <wp:anchor distT="0" distB="0" distL="114300" distR="114300" simplePos="0" relativeHeight="251682816" behindDoc="0" locked="0" layoutInCell="1" allowOverlap="1" wp14:anchorId="3CE36E4C" wp14:editId="0E8A5996">
                  <wp:simplePos x="0" y="0"/>
                  <wp:positionH relativeFrom="column">
                    <wp:posOffset>246184</wp:posOffset>
                  </wp:positionH>
                  <wp:positionV relativeFrom="paragraph">
                    <wp:posOffset>254306</wp:posOffset>
                  </wp:positionV>
                  <wp:extent cx="5476875" cy="635"/>
                  <wp:effectExtent l="0" t="0" r="9525" b="0"/>
                  <wp:wrapTopAndBottom/>
                  <wp:docPr id="6" name="Text Box 6"/>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20423C1E" w14:textId="62DF57C0" w:rsidR="00EE33AA" w:rsidRPr="00FB104C" w:rsidRDefault="00EE33AA">
                              <w:pPr>
                                <w:pStyle w:val="Caption"/>
                                <w:rPr>
                                  <w:noProof/>
                                </w:rPr>
                                <w:pPrChange w:id="596" w:author="Microsoft account" w:date="2022-08-07T12:35:00Z">
                                  <w:pPr>
                                    <w:spacing w:after="0" w:line="240" w:lineRule="auto"/>
                                    <w:jc w:val="both"/>
                                  </w:pPr>
                                </w:pPrChange>
                              </w:pPr>
                              <w:ins w:id="597" w:author="Microsoft account" w:date="2022-08-07T12:35:00Z">
                                <w:r>
                                  <w:t xml:space="preserve">Figure </w:t>
                                </w:r>
                              </w:ins>
                              <w:ins w:id="598" w:author="estela" w:date="2022-08-07T18:58:00Z">
                                <w:r>
                                  <w:t>4</w:t>
                                </w:r>
                              </w:ins>
                              <w:ins w:id="599" w:author="Microsoft account" w:date="2022-08-07T12:35:00Z">
                                <w:del w:id="600" w:author="estela" w:date="2022-08-07T18:52:00Z">
                                  <w:r w:rsidDel="00D768D2">
                                    <w:fldChar w:fldCharType="begin"/>
                                  </w:r>
                                  <w:r w:rsidDel="00D768D2">
                                    <w:delInstrText xml:space="preserve"> SEQ Figure \* ARABIC </w:delInstrText>
                                  </w:r>
                                </w:del>
                              </w:ins>
                              <w:del w:id="601" w:author="estela" w:date="2022-08-07T18:52:00Z">
                                <w:r w:rsidDel="00D768D2">
                                  <w:fldChar w:fldCharType="separate"/>
                                </w:r>
                              </w:del>
                              <w:ins w:id="602" w:author="Microsoft account" w:date="2022-08-07T12:37:00Z">
                                <w:del w:id="603" w:author="estela" w:date="2022-08-07T18:52:00Z">
                                  <w:r w:rsidDel="00D768D2">
                                    <w:rPr>
                                      <w:noProof/>
                                    </w:rPr>
                                    <w:delText>1</w:delText>
                                  </w:r>
                                </w:del>
                              </w:ins>
                              <w:ins w:id="604" w:author="Microsoft account" w:date="2022-08-07T12:35:00Z">
                                <w:del w:id="605" w:author="estela" w:date="2022-08-07T18:52:00Z">
                                  <w:r w:rsidDel="00D768D2">
                                    <w:fldChar w:fldCharType="end"/>
                                  </w:r>
                                </w:del>
                                <w:r>
                                  <w:t xml:space="preserve">: </w:t>
                                </w:r>
                                <w:del w:id="606" w:author="estela" w:date="2022-08-07T18:56:00Z">
                                  <w:r w:rsidDel="00FB0051">
                                    <w:delText xml:space="preserve">Scatterplot </w:delText>
                                  </w:r>
                                </w:del>
                                <w:del w:id="607" w:author="estela" w:date="2022-08-07T18:53:00Z">
                                  <w:r w:rsidDel="00D768D2">
                                    <w:delText>from Google OpenRefine</w:delText>
                                  </w:r>
                                  <w:r w:rsidDel="00D768D2">
                                    <w:rPr>
                                      <w:noProof/>
                                    </w:rPr>
                                    <w:delText xml:space="preserve"> showing correlations between features in the weather dataset</w:delText>
                                  </w:r>
                                </w:del>
                              </w:ins>
                              <w:ins w:id="608" w:author="Microsoft account" w:date="2022-08-07T12:37:00Z">
                                <w:del w:id="609" w:author="estela" w:date="2022-08-07T18:53:00Z">
                                  <w:r w:rsidDel="00D768D2">
                                    <w:rPr>
                                      <w:noProof/>
                                    </w:rPr>
                                    <w:delText>. These plots used for data imputation and model feature selection.</w:delText>
                                  </w:r>
                                </w:del>
                              </w:ins>
                              <w:ins w:id="610" w:author="estela" w:date="2022-08-07T18:58:00Z">
                                <w:r>
                                  <w:t>Decision Tree model with max depth of 12</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36E4C" id="Text Box 6" o:spid="_x0000_s1030" type="#_x0000_t202" style="position:absolute;left:0;text-align:left;margin-left:19.4pt;margin-top:20pt;width:431.25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" stroked="f">
                  <v:textbox style="mso-fit-shape-to-text:t" inset="0,0,0,0">
                    <w:txbxContent>
                      <w:p w14:paraId="20423C1E" w14:textId="62DF57C0" w:rsidR="00EE33AA" w:rsidRPr="00FB104C" w:rsidRDefault="00EE33AA">
                        <w:pPr>
                          <w:pStyle w:val="Caption"/>
                          <w:rPr>
                            <w:noProof/>
                          </w:rPr>
                          <w:pPrChange w:id="611" w:author="Microsoft account" w:date="2022-08-07T12:35:00Z">
                            <w:pPr>
                              <w:spacing w:after="0" w:line="240" w:lineRule="auto"/>
                              <w:jc w:val="both"/>
                            </w:pPr>
                          </w:pPrChange>
                        </w:pPr>
                        <w:ins w:id="612" w:author="Microsoft account" w:date="2022-08-07T12:35:00Z">
                          <w:r>
                            <w:t xml:space="preserve">Figure </w:t>
                          </w:r>
                        </w:ins>
                        <w:ins w:id="613" w:author="estela" w:date="2022-08-07T18:58:00Z">
                          <w:r>
                            <w:t>4</w:t>
                          </w:r>
                        </w:ins>
                        <w:ins w:id="614" w:author="Microsoft account" w:date="2022-08-07T12:35:00Z">
                          <w:del w:id="615" w:author="estela" w:date="2022-08-07T18:52:00Z">
                            <w:r w:rsidDel="00D768D2">
                              <w:fldChar w:fldCharType="begin"/>
                            </w:r>
                            <w:r w:rsidDel="00D768D2">
                              <w:delInstrText xml:space="preserve"> SEQ Figure \* ARABIC </w:delInstrText>
                            </w:r>
                          </w:del>
                        </w:ins>
                        <w:del w:id="616" w:author="estela" w:date="2022-08-07T18:52:00Z">
                          <w:r w:rsidDel="00D768D2">
                            <w:fldChar w:fldCharType="separate"/>
                          </w:r>
                        </w:del>
                        <w:ins w:id="617" w:author="Microsoft account" w:date="2022-08-07T12:37:00Z">
                          <w:del w:id="618" w:author="estela" w:date="2022-08-07T18:52:00Z">
                            <w:r w:rsidDel="00D768D2">
                              <w:rPr>
                                <w:noProof/>
                              </w:rPr>
                              <w:delText>1</w:delText>
                            </w:r>
                          </w:del>
                        </w:ins>
                        <w:ins w:id="619" w:author="Microsoft account" w:date="2022-08-07T12:35:00Z">
                          <w:del w:id="620" w:author="estela" w:date="2022-08-07T18:52:00Z">
                            <w:r w:rsidDel="00D768D2">
                              <w:fldChar w:fldCharType="end"/>
                            </w:r>
                          </w:del>
                          <w:r>
                            <w:t xml:space="preserve">: </w:t>
                          </w:r>
                          <w:del w:id="621" w:author="estela" w:date="2022-08-07T18:56:00Z">
                            <w:r w:rsidDel="00FB0051">
                              <w:delText xml:space="preserve">Scatterplot </w:delText>
                            </w:r>
                          </w:del>
                          <w:del w:id="622" w:author="estela" w:date="2022-08-07T18:53:00Z">
                            <w:r w:rsidDel="00D768D2">
                              <w:delText>from Google OpenRefine</w:delText>
                            </w:r>
                            <w:r w:rsidDel="00D768D2">
                              <w:rPr>
                                <w:noProof/>
                              </w:rPr>
                              <w:delText xml:space="preserve"> showing correlations between features in the weather dataset</w:delText>
                            </w:r>
                          </w:del>
                        </w:ins>
                        <w:ins w:id="623" w:author="Microsoft account" w:date="2022-08-07T12:37:00Z">
                          <w:del w:id="624" w:author="estela" w:date="2022-08-07T18:53:00Z">
                            <w:r w:rsidDel="00D768D2">
                              <w:rPr>
                                <w:noProof/>
                              </w:rPr>
                              <w:delText>. These plots used for data imputation and model feature selection.</w:delText>
                            </w:r>
                          </w:del>
                        </w:ins>
                        <w:ins w:id="625" w:author="estela" w:date="2022-08-07T18:58:00Z">
                          <w:r>
                            <w:t>Decision Tree model with max depth of 12</w:t>
                          </w:r>
                        </w:ins>
                      </w:p>
                    </w:txbxContent>
                  </v:textbox>
                  <w10:wrap type="topAndBottom"/>
                </v:shape>
              </w:pict>
            </mc:Fallback>
          </mc:AlternateContent>
        </w:r>
      </w:ins>
    </w:p>
    <w:p w14:paraId="1425FB42" w14:textId="3199460F" w:rsidR="00EE33AA" w:rsidRPr="00E14C4C" w:rsidRDefault="00EE33AA" w:rsidP="00E14C4C">
      <w:pPr>
        <w:spacing w:after="0" w:line="240" w:lineRule="auto"/>
        <w:jc w:val="both"/>
        <w:rPr>
          <w:rFonts w:ascii="Arial" w:hAnsi="Arial" w:cs="Arial"/>
          <w:lang w:val="en-US"/>
        </w:rPr>
      </w:pPr>
    </w:p>
    <w:p w14:paraId="5088904E" w14:textId="17BDB3D1"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Evaluate the result.</w:t>
      </w:r>
    </w:p>
    <w:p w14:paraId="63A80A74" w14:textId="76B76A49" w:rsidR="00513B1F" w:rsidRDefault="00513B1F" w:rsidP="00513B1F">
      <w:pPr>
        <w:spacing w:after="0" w:line="240" w:lineRule="auto"/>
        <w:jc w:val="both"/>
        <w:rPr>
          <w:rFonts w:ascii="Arial" w:hAnsi="Arial" w:cs="Arial"/>
          <w:lang w:val="en-US"/>
        </w:rPr>
      </w:pPr>
    </w:p>
    <w:p w14:paraId="3491229C" w14:textId="1A9F5E61" w:rsidR="00513B1F" w:rsidRDefault="00513B1F" w:rsidP="00513B1F">
      <w:pPr>
        <w:spacing w:after="0" w:line="240" w:lineRule="auto"/>
        <w:ind w:left="720"/>
        <w:jc w:val="both"/>
        <w:rPr>
          <w:rFonts w:ascii="Arial" w:hAnsi="Arial" w:cs="Arial"/>
          <w:lang w:val="en-US"/>
        </w:rPr>
      </w:pPr>
      <w:r>
        <w:rPr>
          <w:rFonts w:ascii="Arial" w:hAnsi="Arial" w:cs="Arial"/>
          <w:lang w:val="en-US"/>
        </w:rPr>
        <w:t xml:space="preserve">Based on the results of the </w:t>
      </w:r>
      <w:r w:rsidR="000E76B1">
        <w:rPr>
          <w:rFonts w:ascii="Arial" w:hAnsi="Arial" w:cs="Arial"/>
          <w:lang w:val="en-US"/>
        </w:rPr>
        <w:t>Decision Tree</w:t>
      </w:r>
      <w:r>
        <w:rPr>
          <w:rFonts w:ascii="Arial" w:hAnsi="Arial" w:cs="Arial"/>
          <w:lang w:val="en-US"/>
        </w:rPr>
        <w:t xml:space="preserve"> algorithm, an accuracy score of approximately 50% indicates that our model can somewhat predict the maximum price category using the selected features</w:t>
      </w:r>
      <w:del w:id="626" w:author="Microsoft account" w:date="2022-08-07T16:01:00Z">
        <w:r w:rsidDel="00240C08">
          <w:rPr>
            <w:rFonts w:ascii="Arial" w:hAnsi="Arial" w:cs="Arial"/>
            <w:lang w:val="en-US"/>
          </w:rPr>
          <w:delText xml:space="preserve">, namely, </w:delText>
        </w:r>
        <w:r w:rsidRPr="007B604E" w:rsidDel="00240C08">
          <w:rPr>
            <w:rFonts w:ascii="Arial" w:hAnsi="Arial" w:cs="Arial"/>
            <w:lang w:val="en-US"/>
          </w:rPr>
          <w:delText xml:space="preserve">minimum temperature, rainfall, evaporation, sunshine and max </w:delText>
        </w:r>
        <w:r w:rsidRPr="007B604E" w:rsidDel="00240C08">
          <w:rPr>
            <w:rFonts w:ascii="Arial" w:hAnsi="Arial" w:cs="Arial"/>
            <w:lang w:val="en-US"/>
          </w:rPr>
          <w:lastRenderedPageBreak/>
          <w:delText>wind speed</w:delText>
        </w:r>
      </w:del>
      <w:r>
        <w:rPr>
          <w:rFonts w:ascii="Arial" w:hAnsi="Arial" w:cs="Arial"/>
          <w:lang w:val="en-US"/>
        </w:rPr>
        <w:t xml:space="preserve">. </w:t>
      </w:r>
      <w:r w:rsidR="005D2B7A" w:rsidRPr="00240C08">
        <w:rPr>
          <w:rFonts w:ascii="Arial" w:hAnsi="Arial" w:cs="Arial"/>
          <w:highlight w:val="yellow"/>
          <w:lang w:val="en-US"/>
          <w:rPrChange w:id="627" w:author="Microsoft account" w:date="2022-08-07T16:02:00Z">
            <w:rPr>
              <w:rFonts w:ascii="Arial" w:hAnsi="Arial" w:cs="Arial"/>
              <w:lang w:val="en-US"/>
            </w:rPr>
          </w:rPrChange>
        </w:rPr>
        <w:t xml:space="preserve">We’ve experimented by using chi-square test to check the independence of pairs of the features but this resulted to a lower accuracy score. </w:t>
      </w:r>
      <w:r w:rsidRPr="00240C08">
        <w:rPr>
          <w:rFonts w:ascii="Arial" w:hAnsi="Arial" w:cs="Arial"/>
          <w:highlight w:val="yellow"/>
          <w:lang w:val="en-US"/>
          <w:rPrChange w:id="628" w:author="Microsoft account" w:date="2022-08-07T16:02:00Z">
            <w:rPr>
              <w:rFonts w:ascii="Arial" w:hAnsi="Arial" w:cs="Arial"/>
              <w:lang w:val="en-US"/>
            </w:rPr>
          </w:rPrChange>
        </w:rPr>
        <w:t xml:space="preserve">Using different random states, </w:t>
      </w:r>
      <w:r w:rsidR="002541D5" w:rsidRPr="00240C08">
        <w:rPr>
          <w:rFonts w:ascii="Arial" w:hAnsi="Arial" w:cs="Arial"/>
          <w:highlight w:val="yellow"/>
          <w:lang w:val="en-US"/>
          <w:rPrChange w:id="629" w:author="Microsoft account" w:date="2022-08-07T16:02:00Z">
            <w:rPr>
              <w:rFonts w:ascii="Arial" w:hAnsi="Arial" w:cs="Arial"/>
              <w:lang w:val="en-US"/>
            </w:rPr>
          </w:rPrChange>
        </w:rPr>
        <w:t xml:space="preserve">tree depths, </w:t>
      </w:r>
      <w:r w:rsidRPr="00240C08">
        <w:rPr>
          <w:rFonts w:ascii="Arial" w:hAnsi="Arial" w:cs="Arial"/>
          <w:highlight w:val="yellow"/>
          <w:lang w:val="en-US"/>
          <w:rPrChange w:id="630" w:author="Microsoft account" w:date="2022-08-07T16:02:00Z">
            <w:rPr>
              <w:rFonts w:ascii="Arial" w:hAnsi="Arial" w:cs="Arial"/>
              <w:lang w:val="en-US"/>
            </w:rPr>
          </w:rPrChange>
        </w:rPr>
        <w:t>k-folds and train/test splits will result to different accuracy scores.</w:t>
      </w:r>
      <w:r>
        <w:rPr>
          <w:rFonts w:ascii="Arial" w:hAnsi="Arial" w:cs="Arial"/>
          <w:lang w:val="en-US"/>
        </w:rPr>
        <w:t xml:space="preserve">  </w:t>
      </w:r>
    </w:p>
    <w:p w14:paraId="6FB308E4" w14:textId="4268F49C" w:rsidR="00A74DFF" w:rsidRDefault="00A74DFF" w:rsidP="00513B1F">
      <w:pPr>
        <w:spacing w:after="0" w:line="240" w:lineRule="auto"/>
        <w:ind w:left="720"/>
        <w:jc w:val="both"/>
        <w:rPr>
          <w:rFonts w:ascii="Arial" w:hAnsi="Arial" w:cs="Arial"/>
          <w:lang w:val="en-US"/>
        </w:rPr>
      </w:pPr>
    </w:p>
    <w:p w14:paraId="4F7CE029" w14:textId="7F46089E" w:rsidR="00A74DFF" w:rsidDel="00AA2465" w:rsidRDefault="00A74DFF" w:rsidP="00513B1F">
      <w:pPr>
        <w:spacing w:after="0" w:line="240" w:lineRule="auto"/>
        <w:ind w:left="720"/>
        <w:jc w:val="both"/>
        <w:rPr>
          <w:del w:id="631" w:author="estela" w:date="2022-08-07T18:58:00Z"/>
          <w:rFonts w:ascii="Arial" w:hAnsi="Arial" w:cs="Arial"/>
          <w:lang w:val="en-US"/>
        </w:rPr>
      </w:pPr>
    </w:p>
    <w:p w14:paraId="7BF01252" w14:textId="77668254" w:rsidR="00A74DFF" w:rsidDel="00AA2465" w:rsidRDefault="00A74DFF" w:rsidP="00513B1F">
      <w:pPr>
        <w:spacing w:after="0" w:line="240" w:lineRule="auto"/>
        <w:ind w:left="720"/>
        <w:jc w:val="both"/>
        <w:rPr>
          <w:del w:id="632" w:author="estela" w:date="2022-08-07T18:58:00Z"/>
          <w:rFonts w:ascii="Arial" w:hAnsi="Arial" w:cs="Arial"/>
          <w:lang w:val="en-US"/>
        </w:rPr>
      </w:pPr>
    </w:p>
    <w:p w14:paraId="28C9D63B" w14:textId="0FE43783" w:rsidR="008D4E77" w:rsidDel="00AA2465" w:rsidRDefault="008D4E77" w:rsidP="00513B1F">
      <w:pPr>
        <w:spacing w:after="0" w:line="240" w:lineRule="auto"/>
        <w:ind w:left="720"/>
        <w:jc w:val="both"/>
        <w:rPr>
          <w:del w:id="633" w:author="estela" w:date="2022-08-07T18:58:00Z"/>
          <w:rFonts w:ascii="Arial" w:hAnsi="Arial" w:cs="Arial"/>
          <w:lang w:val="en-US"/>
        </w:rPr>
      </w:pPr>
    </w:p>
    <w:p w14:paraId="491CFF97" w14:textId="0BE39519" w:rsidR="00951A5F" w:rsidDel="00AA2465" w:rsidRDefault="00951A5F" w:rsidP="00513B1F">
      <w:pPr>
        <w:spacing w:after="0" w:line="240" w:lineRule="auto"/>
        <w:ind w:left="720"/>
        <w:jc w:val="both"/>
        <w:rPr>
          <w:del w:id="634" w:author="estela" w:date="2022-08-07T18:58:00Z"/>
          <w:rFonts w:ascii="Arial" w:hAnsi="Arial" w:cs="Arial"/>
          <w:lang w:val="en-US"/>
        </w:rPr>
      </w:pPr>
    </w:p>
    <w:p w14:paraId="2E7F2EEB" w14:textId="2ABADAEB" w:rsidR="00A74DFF" w:rsidDel="00AA2465" w:rsidRDefault="00A74DFF" w:rsidP="00513B1F">
      <w:pPr>
        <w:spacing w:after="0" w:line="240" w:lineRule="auto"/>
        <w:ind w:left="720"/>
        <w:jc w:val="both"/>
        <w:rPr>
          <w:del w:id="635" w:author="estela" w:date="2022-08-07T18:58:00Z"/>
          <w:rFonts w:ascii="Arial" w:hAnsi="Arial" w:cs="Arial"/>
          <w:lang w:val="en-US"/>
        </w:rPr>
      </w:pPr>
    </w:p>
    <w:p w14:paraId="5C4EB3B4" w14:textId="71B798F6"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K-nearest neighbou</w:t>
      </w:r>
      <w:r w:rsidR="00F07009">
        <w:rPr>
          <w:rFonts w:ascii="Arial" w:hAnsi="Arial" w:cs="Arial"/>
          <w:b/>
          <w:bC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7A9C84B1" w:rsidR="00A12AF7" w:rsidRDefault="00A12AF7" w:rsidP="00A12AF7">
      <w:pPr>
        <w:spacing w:after="0" w:line="240" w:lineRule="auto"/>
        <w:jc w:val="both"/>
        <w:rPr>
          <w:rFonts w:ascii="Arial" w:hAnsi="Arial" w:cs="Arial"/>
          <w:lang w:val="en-US"/>
        </w:rPr>
      </w:pPr>
      <w:r>
        <w:rPr>
          <w:rFonts w:ascii="Arial" w:hAnsi="Arial" w:cs="Arial"/>
          <w:lang w:val="en-US"/>
        </w:rPr>
        <w:t>In order to create the model using the KNN algorithm, we did the following:</w:t>
      </w:r>
    </w:p>
    <w:p w14:paraId="2F44C8B6" w14:textId="77777777" w:rsidR="00A12AF7" w:rsidRDefault="00A12AF7" w:rsidP="00A12AF7">
      <w:pPr>
        <w:spacing w:after="0" w:line="240" w:lineRule="auto"/>
        <w:jc w:val="both"/>
        <w:rPr>
          <w:rFonts w:ascii="Arial" w:hAnsi="Arial" w:cs="Arial"/>
          <w:lang w:val="en-US"/>
        </w:rPr>
      </w:pPr>
    </w:p>
    <w:p w14:paraId="7CD4AD5A" w14:textId="77777777" w:rsidR="00A12AF7" w:rsidRPr="00B2612D" w:rsidRDefault="00A12AF7" w:rsidP="00A12AF7">
      <w:pPr>
        <w:pStyle w:val="ListParagraph"/>
        <w:numPr>
          <w:ilvl w:val="0"/>
          <w:numId w:val="9"/>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060B6197"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DAB9620" w14:textId="77777777" w:rsidR="00A12AF7" w:rsidRDefault="00A12AF7" w:rsidP="00A12AF7">
      <w:pPr>
        <w:pStyle w:val="ListParagraph"/>
        <w:numPr>
          <w:ilvl w:val="0"/>
          <w:numId w:val="9"/>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3AAB3346" w14:textId="77777777" w:rsidR="00A12AF7" w:rsidRDefault="00A12AF7" w:rsidP="00A12AF7">
      <w:pPr>
        <w:spacing w:after="0" w:line="240" w:lineRule="auto"/>
        <w:ind w:left="360"/>
        <w:jc w:val="both"/>
        <w:rPr>
          <w:rFonts w:ascii="Arial" w:hAnsi="Arial" w:cs="Arial"/>
          <w:lang w:val="en-US"/>
        </w:rPr>
      </w:pPr>
    </w:p>
    <w:p w14:paraId="54DAE2C3" w14:textId="00548CA8" w:rsidR="00A12AF7" w:rsidRDefault="00A12AF7" w:rsidP="00A12AF7">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w:t>
      </w:r>
      <w:r w:rsidRPr="00240C08">
        <w:rPr>
          <w:rFonts w:ascii="Arial" w:hAnsi="Arial" w:cs="Arial"/>
          <w:highlight w:val="yellow"/>
          <w:lang w:val="en-US"/>
          <w:rPrChange w:id="636" w:author="Microsoft account" w:date="2022-08-07T16:02:00Z">
            <w:rPr>
              <w:rFonts w:ascii="Arial" w:hAnsi="Arial" w:cs="Arial"/>
              <w:lang w:val="en-US"/>
            </w:rPr>
          </w:rPrChange>
        </w:rPr>
        <w:t>evaporation</w:t>
      </w:r>
      <w:r w:rsidRPr="007B604E">
        <w:rPr>
          <w:rFonts w:ascii="Arial" w:hAnsi="Arial" w:cs="Arial"/>
          <w:lang w:val="en-US"/>
        </w:rPr>
        <w:t xml:space="preserve">, sunshine and max wind speed to be the features </w:t>
      </w:r>
      <w:r>
        <w:rPr>
          <w:rFonts w:ascii="Arial" w:hAnsi="Arial" w:cs="Arial"/>
          <w:lang w:val="en-US"/>
        </w:rPr>
        <w:t xml:space="preserve">that will </w:t>
      </w:r>
      <w:r w:rsidRPr="007B604E">
        <w:rPr>
          <w:rFonts w:ascii="Arial" w:hAnsi="Arial" w:cs="Arial"/>
          <w:lang w:val="en-US"/>
        </w:rPr>
        <w:t>predict the maximum price category. These features were selected because they improve</w:t>
      </w:r>
      <w:ins w:id="637" w:author="estela" w:date="2022-08-07T19:13:00Z">
        <w:r w:rsidR="00BD7992">
          <w:rPr>
            <w:rFonts w:ascii="Arial" w:hAnsi="Arial" w:cs="Arial"/>
            <w:lang w:val="en-US"/>
          </w:rPr>
          <w:t>d</w:t>
        </w:r>
      </w:ins>
      <w:r w:rsidRPr="007B604E">
        <w:rPr>
          <w:rFonts w:ascii="Arial" w:hAnsi="Arial" w:cs="Arial"/>
          <w:lang w:val="en-US"/>
        </w:rPr>
        <w:t xml:space="preser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w:t>
      </w:r>
      <w:ins w:id="638" w:author="estela" w:date="2022-08-07T19:13:00Z">
        <w:r w:rsidR="00BD7992">
          <w:rPr>
            <w:rFonts w:ascii="Arial" w:hAnsi="Arial" w:cs="Arial"/>
            <w:lang w:val="en-US"/>
          </w:rPr>
          <w:t>we</w:t>
        </w:r>
      </w:ins>
      <w:del w:id="639" w:author="estela" w:date="2022-08-07T19:13:00Z">
        <w:r w:rsidRPr="007B604E" w:rsidDel="00BD7992">
          <w:rPr>
            <w:rFonts w:ascii="Arial" w:hAnsi="Arial" w:cs="Arial"/>
            <w:lang w:val="en-US"/>
          </w:rPr>
          <w:delText>a</w:delText>
        </w:r>
      </w:del>
      <w:r w:rsidRPr="007B604E">
        <w:rPr>
          <w:rFonts w:ascii="Arial" w:hAnsi="Arial" w:cs="Arial"/>
          <w:lang w:val="en-US"/>
        </w:rPr>
        <w:t xml:space="preserve">re correlated with the class label, they </w:t>
      </w:r>
      <w:ins w:id="640" w:author="estela" w:date="2022-08-07T19:13:00Z">
        <w:r w:rsidR="006616C1">
          <w:rPr>
            <w:rFonts w:ascii="Arial" w:hAnsi="Arial" w:cs="Arial"/>
            <w:lang w:val="en-US"/>
          </w:rPr>
          <w:t>we</w:t>
        </w:r>
      </w:ins>
      <w:del w:id="641" w:author="estela" w:date="2022-08-07T19:13:00Z">
        <w:r w:rsidRPr="007B604E" w:rsidDel="006616C1">
          <w:rPr>
            <w:rFonts w:ascii="Arial" w:hAnsi="Arial" w:cs="Arial"/>
            <w:lang w:val="en-US"/>
          </w:rPr>
          <w:delText>a</w:delText>
        </w:r>
      </w:del>
      <w:r w:rsidRPr="007B604E">
        <w:rPr>
          <w:rFonts w:ascii="Arial" w:hAnsi="Arial" w:cs="Arial"/>
          <w:lang w:val="en-US"/>
        </w:rPr>
        <w:t xml:space="preserve">re dependent of the class label and they </w:t>
      </w:r>
      <w:ins w:id="642" w:author="estela" w:date="2022-08-07T19:13:00Z">
        <w:r w:rsidR="00232478">
          <w:rPr>
            <w:rFonts w:ascii="Arial" w:hAnsi="Arial" w:cs="Arial"/>
            <w:lang w:val="en-US"/>
          </w:rPr>
          <w:t>we</w:t>
        </w:r>
      </w:ins>
      <w:del w:id="643" w:author="estela" w:date="2022-08-07T19:13:00Z">
        <w:r w:rsidRPr="007B604E" w:rsidDel="00232478">
          <w:rPr>
            <w:rFonts w:ascii="Arial" w:hAnsi="Arial" w:cs="Arial"/>
            <w:lang w:val="en-US"/>
          </w:rPr>
          <w:delText>a</w:delText>
        </w:r>
      </w:del>
      <w:r w:rsidRPr="007B604E">
        <w:rPr>
          <w:rFonts w:ascii="Arial" w:hAnsi="Arial" w:cs="Arial"/>
          <w:lang w:val="en-US"/>
        </w:rPr>
        <w:t xml:space="preserve">re not correlated with </w:t>
      </w:r>
      <w:r>
        <w:rPr>
          <w:rFonts w:ascii="Arial" w:hAnsi="Arial" w:cs="Arial"/>
          <w:lang w:val="en-US"/>
        </w:rPr>
        <w:t xml:space="preserve">the </w:t>
      </w:r>
      <w:r w:rsidRPr="007B604E">
        <w:rPr>
          <w:rFonts w:ascii="Arial" w:hAnsi="Arial" w:cs="Arial"/>
          <w:lang w:val="en-US"/>
        </w:rPr>
        <w:t>other features.</w:t>
      </w:r>
    </w:p>
    <w:p w14:paraId="6C3A46FA" w14:textId="77777777" w:rsidR="00A12AF7" w:rsidRPr="007B604E" w:rsidRDefault="00A12AF7" w:rsidP="00A12AF7">
      <w:pPr>
        <w:spacing w:after="0" w:line="240" w:lineRule="auto"/>
        <w:ind w:left="360"/>
        <w:jc w:val="both"/>
        <w:rPr>
          <w:rFonts w:ascii="Arial" w:hAnsi="Arial" w:cs="Arial"/>
          <w:lang w:val="en-US"/>
        </w:rPr>
      </w:pPr>
    </w:p>
    <w:p w14:paraId="12C1D37E"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0DB4731"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6746E20A" w14:textId="77777777" w:rsidR="00A12AF7" w:rsidRDefault="00A12AF7" w:rsidP="00A12AF7">
      <w:pPr>
        <w:spacing w:after="0" w:line="240" w:lineRule="auto"/>
        <w:jc w:val="both"/>
        <w:rPr>
          <w:rFonts w:ascii="Arial" w:hAnsi="Arial" w:cs="Arial"/>
          <w:lang w:val="en-US"/>
        </w:rPr>
      </w:pPr>
    </w:p>
    <w:p w14:paraId="255A7F2A" w14:textId="16D6D58C" w:rsidR="00A12AF7" w:rsidRDefault="00A12AF7" w:rsidP="00A12AF7">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922B4D">
        <w:rPr>
          <w:rFonts w:ascii="Arial" w:hAnsi="Arial" w:cs="Arial"/>
          <w:color w:val="000000" w:themeColor="text1"/>
          <w:lang w:val="en-US"/>
        </w:rPr>
        <w:t>done</w:t>
      </w:r>
      <w:r w:rsidR="00300F08">
        <w:rPr>
          <w:rFonts w:ascii="Arial" w:hAnsi="Arial" w:cs="Arial"/>
          <w:color w:val="000000" w:themeColor="text1"/>
          <w:lang w:val="en-US"/>
        </w:rPr>
        <w:t xml:space="preserve"> </w:t>
      </w:r>
      <w:r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the neighbourhood may include points from other classes</w:t>
      </w:r>
      <w:r w:rsidR="00940847">
        <w:rPr>
          <w:rFonts w:ascii="Arial" w:hAnsi="Arial" w:cs="Arial"/>
          <w:color w:val="000000" w:themeColor="text1"/>
          <w:lang w:val="en-US"/>
        </w:rPr>
        <w:t xml:space="preserve">, thus we decided to </w:t>
      </w:r>
      <w:r w:rsidR="00B6783C">
        <w:rPr>
          <w:rFonts w:ascii="Arial" w:hAnsi="Arial" w:cs="Arial"/>
          <w:color w:val="000000" w:themeColor="text1"/>
          <w:lang w:val="en-US"/>
        </w:rPr>
        <w:t xml:space="preserve">do </w:t>
      </w:r>
      <w:r w:rsidR="00E20495" w:rsidRPr="00E20495">
        <w:rPr>
          <w:rFonts w:ascii="Arial" w:hAnsi="Arial" w:cs="Arial"/>
          <w:color w:val="000000" w:themeColor="text1"/>
          <w:highlight w:val="yellow"/>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20495" w:rsidRPr="00E20495">
        <w:rPr>
          <w:rFonts w:ascii="Arial" w:hAnsi="Arial" w:cs="Arial"/>
          <w:color w:val="000000" w:themeColor="text1"/>
          <w:highlight w:val="yellow"/>
          <w:lang w:val="en-US"/>
        </w:rPr>
        <w:t>8</w:t>
      </w:r>
      <w:r w:rsidR="00940847">
        <w:rPr>
          <w:rFonts w:ascii="Arial" w:hAnsi="Arial" w:cs="Arial"/>
          <w:color w:val="000000" w:themeColor="text1"/>
          <w:lang w:val="en-US"/>
        </w:rPr>
        <w:t xml:space="preserve">. </w:t>
      </w:r>
      <w:r w:rsidRPr="00D13C00">
        <w:rPr>
          <w:rFonts w:ascii="Arial" w:hAnsi="Arial" w:cs="Arial"/>
          <w:color w:val="000000" w:themeColor="text1"/>
          <w:lang w:val="en-US"/>
        </w:rPr>
        <w:t>We have observed that the higher the k-fold value there were fewer sample in each fold and the accuracy score is better. We have chosen the k value with the highest accuracy score.</w:t>
      </w:r>
    </w:p>
    <w:p w14:paraId="76205883" w14:textId="5CDEF98F" w:rsidR="00300F08" w:rsidRDefault="00300F08" w:rsidP="00A12AF7">
      <w:pPr>
        <w:spacing w:after="0" w:line="240" w:lineRule="auto"/>
        <w:ind w:left="720"/>
        <w:jc w:val="both"/>
        <w:rPr>
          <w:rFonts w:ascii="Arial" w:hAnsi="Arial" w:cs="Arial"/>
          <w:color w:val="000000" w:themeColor="text1"/>
          <w:lang w:val="en-US"/>
        </w:rPr>
      </w:pPr>
    </w:p>
    <w:p w14:paraId="58271AC5" w14:textId="7118D9DC" w:rsidR="00300F08" w:rsidRDefault="00FC320F" w:rsidP="00A12AF7">
      <w:pPr>
        <w:spacing w:after="0" w:line="240" w:lineRule="auto"/>
        <w:ind w:left="720"/>
        <w:jc w:val="both"/>
        <w:rPr>
          <w:ins w:id="644" w:author="estela" w:date="2022-08-07T18:59:00Z"/>
          <w:rFonts w:ascii="Arial" w:hAnsi="Arial" w:cs="Arial"/>
          <w:color w:val="000000" w:themeColor="text1"/>
          <w:lang w:val="en-US"/>
        </w:rPr>
      </w:pPr>
      <w:ins w:id="645" w:author="estela" w:date="2022-08-07T18:59:00Z">
        <w:r>
          <w:rPr>
            <w:noProof/>
            <w:lang w:eastAsia="en-AU"/>
          </w:rPr>
          <w:lastRenderedPageBreak/>
          <mc:AlternateContent>
            <mc:Choice Requires="wps">
              <w:drawing>
                <wp:anchor distT="0" distB="0" distL="114300" distR="114300" simplePos="0" relativeHeight="251684864" behindDoc="0" locked="0" layoutInCell="1" allowOverlap="1" wp14:anchorId="0761D070" wp14:editId="0C63D052">
                  <wp:simplePos x="0" y="0"/>
                  <wp:positionH relativeFrom="column">
                    <wp:posOffset>421507</wp:posOffset>
                  </wp:positionH>
                  <wp:positionV relativeFrom="paragraph">
                    <wp:posOffset>4063077</wp:posOffset>
                  </wp:positionV>
                  <wp:extent cx="5476875" cy="635"/>
                  <wp:effectExtent l="0" t="0" r="9525" b="0"/>
                  <wp:wrapTopAndBottom/>
                  <wp:docPr id="7" name="Text Box 7"/>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a:effectLst/>
                        </wps:spPr>
                        <wps:txbx>
                          <w:txbxContent>
                            <w:p w14:paraId="66BA7E73" w14:textId="0C685A55" w:rsidR="00AA2465" w:rsidRPr="00FB104C" w:rsidRDefault="00AA2465">
                              <w:pPr>
                                <w:pStyle w:val="Caption"/>
                                <w:rPr>
                                  <w:noProof/>
                                </w:rPr>
                                <w:pPrChange w:id="646" w:author="Microsoft account" w:date="2022-08-07T12:35:00Z">
                                  <w:pPr>
                                    <w:spacing w:after="0" w:line="240" w:lineRule="auto"/>
                                    <w:jc w:val="both"/>
                                  </w:pPr>
                                </w:pPrChange>
                              </w:pPr>
                              <w:ins w:id="647" w:author="Microsoft account" w:date="2022-08-07T12:35:00Z">
                                <w:r>
                                  <w:t xml:space="preserve">Figure </w:t>
                                </w:r>
                              </w:ins>
                              <w:ins w:id="648" w:author="estela" w:date="2022-08-07T18:59:00Z">
                                <w:r>
                                  <w:t>5</w:t>
                                </w:r>
                              </w:ins>
                              <w:ins w:id="649" w:author="Microsoft account" w:date="2022-08-07T12:35:00Z">
                                <w:del w:id="650" w:author="estela" w:date="2022-08-07T18:52:00Z">
                                  <w:r w:rsidDel="00D768D2">
                                    <w:fldChar w:fldCharType="begin"/>
                                  </w:r>
                                  <w:r w:rsidDel="00D768D2">
                                    <w:delInstrText xml:space="preserve"> SEQ Figure \* ARABIC </w:delInstrText>
                                  </w:r>
                                </w:del>
                              </w:ins>
                              <w:del w:id="651" w:author="estela" w:date="2022-08-07T18:52:00Z">
                                <w:r w:rsidDel="00D768D2">
                                  <w:fldChar w:fldCharType="separate"/>
                                </w:r>
                              </w:del>
                              <w:ins w:id="652" w:author="Microsoft account" w:date="2022-08-07T12:37:00Z">
                                <w:del w:id="653" w:author="estela" w:date="2022-08-07T18:52:00Z">
                                  <w:r w:rsidDel="00D768D2">
                                    <w:rPr>
                                      <w:noProof/>
                                    </w:rPr>
                                    <w:delText>1</w:delText>
                                  </w:r>
                                </w:del>
                              </w:ins>
                              <w:ins w:id="654" w:author="Microsoft account" w:date="2022-08-07T12:35:00Z">
                                <w:del w:id="655" w:author="estela" w:date="2022-08-07T18:52:00Z">
                                  <w:r w:rsidDel="00D768D2">
                                    <w:fldChar w:fldCharType="end"/>
                                  </w:r>
                                </w:del>
                                <w:r>
                                  <w:t xml:space="preserve">: </w:t>
                                </w:r>
                                <w:del w:id="656" w:author="estela" w:date="2022-08-07T18:56:00Z">
                                  <w:r w:rsidDel="00FB0051">
                                    <w:delText xml:space="preserve">Scatterplot </w:delText>
                                  </w:r>
                                </w:del>
                                <w:del w:id="657" w:author="estela" w:date="2022-08-07T18:53:00Z">
                                  <w:r w:rsidDel="00D768D2">
                                    <w:delText>from Google OpenRefine</w:delText>
                                  </w:r>
                                  <w:r w:rsidDel="00D768D2">
                                    <w:rPr>
                                      <w:noProof/>
                                    </w:rPr>
                                    <w:delText xml:space="preserve"> showing correlations between features in the weather dataset</w:delText>
                                  </w:r>
                                </w:del>
                              </w:ins>
                              <w:ins w:id="658" w:author="Microsoft account" w:date="2022-08-07T12:37:00Z">
                                <w:del w:id="659" w:author="estela" w:date="2022-08-07T18:53:00Z">
                                  <w:r w:rsidDel="00D768D2">
                                    <w:rPr>
                                      <w:noProof/>
                                    </w:rPr>
                                    <w:delText>. These plots used for data imputation and model feature selection.</w:delText>
                                  </w:r>
                                </w:del>
                              </w:ins>
                              <w:ins w:id="660" w:author="estela" w:date="2022-08-07T18:59:00Z">
                                <w:r>
                                  <w:t>Sample accuracy scores for different k-folds and k</w:t>
                                </w:r>
                              </w:ins>
                              <w:ins w:id="661" w:author="estela" w:date="2022-08-07T19:00:00Z">
                                <w:r>
                                  <w:t>-neighbours</w:t>
                                </w:r>
                                <w:r w:rsidR="007B6836">
                                  <w:t xml:space="preserve"> in our KNN </w:t>
                                </w:r>
                                <w:r w:rsidR="00940A25">
                                  <w:t xml:space="preserve">prediction </w:t>
                                </w:r>
                                <w:r w:rsidR="007B6836">
                                  <w:t>model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61D070" id="Text Box 7" o:spid="_x0000_s1031" type="#_x0000_t202" style="position:absolute;left:0;text-align:left;margin-left:33.2pt;margin-top:319.95pt;width:431.25pt;height:.0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" stroked="f">
                  <v:textbox style="mso-fit-shape-to-text:t" inset="0,0,0,0">
                    <w:txbxContent>
                      <w:p w14:paraId="66BA7E73" w14:textId="0C685A55" w:rsidR="00AA2465" w:rsidRPr="00FB104C" w:rsidRDefault="00AA2465">
                        <w:pPr>
                          <w:pStyle w:val="Caption"/>
                          <w:rPr>
                            <w:noProof/>
                          </w:rPr>
                          <w:pPrChange w:id="662" w:author="Microsoft account" w:date="2022-08-07T12:35:00Z">
                            <w:pPr>
                              <w:spacing w:after="0" w:line="240" w:lineRule="auto"/>
                              <w:jc w:val="both"/>
                            </w:pPr>
                          </w:pPrChange>
                        </w:pPr>
                        <w:ins w:id="663" w:author="Microsoft account" w:date="2022-08-07T12:35:00Z">
                          <w:r>
                            <w:t xml:space="preserve">Figure </w:t>
                          </w:r>
                        </w:ins>
                        <w:ins w:id="664" w:author="estela" w:date="2022-08-07T18:59:00Z">
                          <w:r>
                            <w:t>5</w:t>
                          </w:r>
                        </w:ins>
                        <w:ins w:id="665" w:author="Microsoft account" w:date="2022-08-07T12:35:00Z">
                          <w:del w:id="666" w:author="estela" w:date="2022-08-07T18:52:00Z">
                            <w:r w:rsidDel="00D768D2">
                              <w:fldChar w:fldCharType="begin"/>
                            </w:r>
                            <w:r w:rsidDel="00D768D2">
                              <w:delInstrText xml:space="preserve"> SEQ Figure \* ARABIC </w:delInstrText>
                            </w:r>
                          </w:del>
                        </w:ins>
                        <w:del w:id="667" w:author="estela" w:date="2022-08-07T18:52:00Z">
                          <w:r w:rsidDel="00D768D2">
                            <w:fldChar w:fldCharType="separate"/>
                          </w:r>
                        </w:del>
                        <w:ins w:id="668" w:author="Microsoft account" w:date="2022-08-07T12:37:00Z">
                          <w:del w:id="669" w:author="estela" w:date="2022-08-07T18:52:00Z">
                            <w:r w:rsidDel="00D768D2">
                              <w:rPr>
                                <w:noProof/>
                              </w:rPr>
                              <w:delText>1</w:delText>
                            </w:r>
                          </w:del>
                        </w:ins>
                        <w:ins w:id="670" w:author="Microsoft account" w:date="2022-08-07T12:35:00Z">
                          <w:del w:id="671" w:author="estela" w:date="2022-08-07T18:52:00Z">
                            <w:r w:rsidDel="00D768D2">
                              <w:fldChar w:fldCharType="end"/>
                            </w:r>
                          </w:del>
                          <w:r>
                            <w:t xml:space="preserve">: </w:t>
                          </w:r>
                          <w:del w:id="672" w:author="estela" w:date="2022-08-07T18:56:00Z">
                            <w:r w:rsidDel="00FB0051">
                              <w:delText xml:space="preserve">Scatterplot </w:delText>
                            </w:r>
                          </w:del>
                          <w:del w:id="673" w:author="estela" w:date="2022-08-07T18:53:00Z">
                            <w:r w:rsidDel="00D768D2">
                              <w:delText>from Google OpenRefine</w:delText>
                            </w:r>
                            <w:r w:rsidDel="00D768D2">
                              <w:rPr>
                                <w:noProof/>
                              </w:rPr>
                              <w:delText xml:space="preserve"> showing correlations between features in the weather dataset</w:delText>
                            </w:r>
                          </w:del>
                        </w:ins>
                        <w:ins w:id="674" w:author="Microsoft account" w:date="2022-08-07T12:37:00Z">
                          <w:del w:id="675" w:author="estela" w:date="2022-08-07T18:53:00Z">
                            <w:r w:rsidDel="00D768D2">
                              <w:rPr>
                                <w:noProof/>
                              </w:rPr>
                              <w:delText>. These plots used for data imputation and model feature selection.</w:delText>
                            </w:r>
                          </w:del>
                        </w:ins>
                        <w:ins w:id="676" w:author="estela" w:date="2022-08-07T18:59:00Z">
                          <w:r>
                            <w:t>Sample accuracy scores for different k-folds and k</w:t>
                          </w:r>
                        </w:ins>
                        <w:ins w:id="677" w:author="estela" w:date="2022-08-07T19:00:00Z">
                          <w:r>
                            <w:t>-neighbours</w:t>
                          </w:r>
                          <w:r w:rsidR="007B6836">
                            <w:t xml:space="preserve"> in our KNN </w:t>
                          </w:r>
                          <w:r w:rsidR="00940A25">
                            <w:t xml:space="preserve">prediction </w:t>
                          </w:r>
                          <w:r w:rsidR="007B6836">
                            <w:t>model</w:t>
                          </w:r>
                        </w:ins>
                      </w:p>
                    </w:txbxContent>
                  </v:textbox>
                  <w10:wrap type="topAndBottom"/>
                </v:shape>
              </w:pict>
            </mc:Fallback>
          </mc:AlternateContent>
        </w:r>
      </w:ins>
      <w:r w:rsidR="00300F08">
        <w:rPr>
          <w:noProof/>
          <w:lang w:eastAsia="en-AU"/>
        </w:rPr>
        <w:drawing>
          <wp:inline distT="0" distB="0" distL="0" distR="0" wp14:anchorId="3D5841C6" wp14:editId="1E02042C">
            <wp:extent cx="3549237" cy="37017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62083" cy="3715142"/>
                    </a:xfrm>
                    <a:prstGeom prst="rect">
                      <a:avLst/>
                    </a:prstGeom>
                  </pic:spPr>
                </pic:pic>
              </a:graphicData>
            </a:graphic>
          </wp:inline>
        </w:drawing>
      </w:r>
    </w:p>
    <w:p w14:paraId="280EE80C" w14:textId="3E1EE0E7" w:rsidR="00AA2465" w:rsidRPr="00D13C00" w:rsidDel="00FC320F" w:rsidRDefault="00AA2465" w:rsidP="00A12AF7">
      <w:pPr>
        <w:spacing w:after="0" w:line="240" w:lineRule="auto"/>
        <w:ind w:left="720"/>
        <w:jc w:val="both"/>
        <w:rPr>
          <w:del w:id="678" w:author="estela" w:date="2022-08-07T19:00:00Z"/>
          <w:rFonts w:ascii="Arial" w:hAnsi="Arial" w:cs="Arial"/>
          <w:color w:val="000000" w:themeColor="text1"/>
          <w:lang w:val="en-US"/>
        </w:rPr>
      </w:pPr>
    </w:p>
    <w:p w14:paraId="1BCD2675" w14:textId="7EAD7A23" w:rsidR="00A12AF7" w:rsidRPr="00E14C4C" w:rsidDel="00FC320F" w:rsidRDefault="00A12AF7" w:rsidP="00A12AF7">
      <w:pPr>
        <w:spacing w:after="0" w:line="240" w:lineRule="auto"/>
        <w:jc w:val="both"/>
        <w:rPr>
          <w:del w:id="679" w:author="estela" w:date="2022-08-07T19:00:00Z"/>
          <w:rFonts w:ascii="Arial" w:hAnsi="Arial" w:cs="Arial"/>
          <w:lang w:val="en-US"/>
        </w:rPr>
      </w:pPr>
    </w:p>
    <w:p w14:paraId="284912D3"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Evaluate the result.</w:t>
      </w:r>
    </w:p>
    <w:p w14:paraId="586712BB" w14:textId="4D96C2DF" w:rsidR="00A12AF7" w:rsidRDefault="00A12AF7" w:rsidP="006A0F3D">
      <w:pPr>
        <w:spacing w:after="0" w:line="240" w:lineRule="auto"/>
        <w:jc w:val="both"/>
        <w:rPr>
          <w:rFonts w:ascii="Arial" w:hAnsi="Arial" w:cs="Arial"/>
          <w:lang w:val="en-US"/>
        </w:rPr>
      </w:pPr>
    </w:p>
    <w:p w14:paraId="2BBEC7FE" w14:textId="4F991CD7" w:rsidR="00300F08" w:rsidRDefault="00B6783C" w:rsidP="00300F08">
      <w:pPr>
        <w:spacing w:after="0" w:line="240" w:lineRule="auto"/>
        <w:ind w:left="720"/>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300F08">
        <w:rPr>
          <w:rFonts w:ascii="Arial" w:hAnsi="Arial" w:cs="Arial"/>
          <w:lang w:val="en-US"/>
        </w:rPr>
        <w:t xml:space="preserve"> </w:t>
      </w:r>
      <w:r w:rsidR="004948CF">
        <w:rPr>
          <w:rFonts w:ascii="Arial" w:hAnsi="Arial" w:cs="Arial"/>
          <w:lang w:val="en-US"/>
        </w:rPr>
        <w:t>50%</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 xml:space="preserve">minimum temperature, rainfall, </w:t>
      </w:r>
      <w:r w:rsidR="0055449C" w:rsidRPr="000C4F5D">
        <w:rPr>
          <w:rFonts w:ascii="Arial" w:hAnsi="Arial" w:cs="Arial"/>
          <w:highlight w:val="yellow"/>
          <w:lang w:val="en-US"/>
          <w:rPrChange w:id="680" w:author="estela" w:date="2022-08-07T19:14:00Z">
            <w:rPr>
              <w:rFonts w:ascii="Arial" w:hAnsi="Arial" w:cs="Arial"/>
              <w:lang w:val="en-US"/>
            </w:rPr>
          </w:rPrChange>
        </w:rPr>
        <w:t>evaporation</w:t>
      </w:r>
      <w:r w:rsidR="0055449C" w:rsidRPr="007B604E">
        <w:rPr>
          <w:rFonts w:ascii="Arial" w:hAnsi="Arial" w:cs="Arial"/>
          <w:lang w:val="en-US"/>
        </w:rPr>
        <w:t>, sunshine and max wind speed</w:t>
      </w:r>
      <w:r w:rsidR="0055449C">
        <w:rPr>
          <w:rFonts w:ascii="Arial" w:hAnsi="Arial" w:cs="Arial"/>
          <w:lang w:val="en-US"/>
        </w:rPr>
        <w:t xml:space="preserve">. </w:t>
      </w:r>
      <w:r w:rsidR="003A6993">
        <w:rPr>
          <w:rFonts w:ascii="Arial" w:hAnsi="Arial" w:cs="Arial"/>
          <w:lang w:val="en-US"/>
        </w:rPr>
        <w:t xml:space="preserve">We’ve experimented by using chi-square test to check the independence of pairs of the features but this resulted to a lower accuracy score. </w:t>
      </w:r>
      <w:r w:rsidR="00D468AC">
        <w:rPr>
          <w:rFonts w:ascii="Arial" w:hAnsi="Arial" w:cs="Arial"/>
          <w:lang w:val="en-US"/>
        </w:rPr>
        <w:t xml:space="preserve">Using different random states, k neighbour values, k-folds and train/test splits will result to different accuracy scores.  </w:t>
      </w:r>
    </w:p>
    <w:p w14:paraId="22191631" w14:textId="37751305" w:rsidR="00300F08" w:rsidRDefault="00300F08" w:rsidP="00300F08">
      <w:pPr>
        <w:spacing w:after="0" w:line="240" w:lineRule="auto"/>
        <w:ind w:left="720"/>
        <w:jc w:val="both"/>
        <w:rPr>
          <w:rFonts w:ascii="Arial" w:hAnsi="Arial" w:cs="Arial"/>
          <w:lang w:val="en-US"/>
        </w:rPr>
      </w:pPr>
    </w:p>
    <w:p w14:paraId="47D9F5B5" w14:textId="5FE628BE" w:rsidR="00C2348C" w:rsidRDefault="001F1252" w:rsidP="001F1252">
      <w:pPr>
        <w:spacing w:after="0" w:line="240" w:lineRule="auto"/>
        <w:jc w:val="both"/>
        <w:rPr>
          <w:ins w:id="681" w:author="Microsoft account" w:date="2022-08-07T16:11:00Z"/>
          <w:rFonts w:ascii="Arial" w:hAnsi="Arial" w:cs="Arial"/>
          <w:b/>
          <w:bCs/>
          <w:lang w:val="en-US"/>
        </w:rPr>
      </w:pPr>
      <w:r>
        <w:rPr>
          <w:rFonts w:ascii="Arial" w:hAnsi="Arial" w:cs="Arial"/>
          <w:b/>
          <w:bCs/>
          <w:lang w:val="en-US"/>
        </w:rPr>
        <w:t>4.</w:t>
      </w:r>
      <w:r w:rsidRPr="004E4535">
        <w:rPr>
          <w:rFonts w:ascii="Arial" w:hAnsi="Arial" w:cs="Arial"/>
          <w:b/>
          <w:bCs/>
          <w:lang w:val="en-US"/>
        </w:rPr>
        <w:t xml:space="preserve"> </w:t>
      </w:r>
      <w:ins w:id="682" w:author="Microsoft account" w:date="2022-08-07T16:10:00Z">
        <w:r w:rsidR="00655544">
          <w:rPr>
            <w:rFonts w:ascii="Arial" w:hAnsi="Arial" w:cs="Arial"/>
            <w:b/>
            <w:bCs/>
            <w:lang w:val="en-US"/>
          </w:rPr>
          <w:t xml:space="preserve">Discussion and </w:t>
        </w:r>
      </w:ins>
      <w:r w:rsidR="00B91D47">
        <w:rPr>
          <w:rFonts w:ascii="Arial" w:hAnsi="Arial" w:cs="Arial"/>
          <w:b/>
          <w:bCs/>
          <w:lang w:val="en-US"/>
        </w:rPr>
        <w:t>Conclusion</w:t>
      </w:r>
      <w:r w:rsidR="006F73C7">
        <w:rPr>
          <w:rFonts w:ascii="Arial" w:hAnsi="Arial" w:cs="Arial"/>
          <w:b/>
          <w:bCs/>
          <w:lang w:val="en-US"/>
        </w:rPr>
        <w:t xml:space="preserve"> </w:t>
      </w:r>
    </w:p>
    <w:p w14:paraId="6FFFF20A" w14:textId="77777777" w:rsidR="00655544" w:rsidRDefault="00655544" w:rsidP="001F1252">
      <w:pPr>
        <w:spacing w:after="0" w:line="240" w:lineRule="auto"/>
        <w:jc w:val="both"/>
        <w:rPr>
          <w:rFonts w:ascii="Arial" w:hAnsi="Arial" w:cs="Arial"/>
          <w:b/>
          <w:bCs/>
          <w:lang w:val="en-US"/>
        </w:rPr>
      </w:pPr>
    </w:p>
    <w:p w14:paraId="76762056" w14:textId="59B90349" w:rsidR="006F3D1E" w:rsidRPr="00301797" w:rsidDel="00FC320F" w:rsidRDefault="00217C7B" w:rsidP="001F1252">
      <w:pPr>
        <w:spacing w:after="0" w:line="240" w:lineRule="auto"/>
        <w:jc w:val="both"/>
        <w:rPr>
          <w:ins w:id="683" w:author="Microsoft account" w:date="2022-08-07T14:45:00Z"/>
          <w:del w:id="684" w:author="estela" w:date="2022-08-07T19:01:00Z"/>
          <w:rFonts w:ascii="Arial" w:hAnsi="Arial" w:cs="Arial"/>
          <w:i/>
          <w:iCs/>
          <w:lang w:val="en-US"/>
          <w:rPrChange w:id="685" w:author="estela" w:date="2022-08-07T19:03:00Z">
            <w:rPr>
              <w:ins w:id="686" w:author="Microsoft account" w:date="2022-08-07T14:45:00Z"/>
              <w:del w:id="687" w:author="estela" w:date="2022-08-07T19:01:00Z"/>
              <w:rFonts w:ascii="Arial" w:hAnsi="Arial" w:cs="Arial"/>
              <w:b/>
              <w:bCs/>
              <w:lang w:val="en-US"/>
            </w:rPr>
          </w:rPrChange>
        </w:rPr>
      </w:pPr>
      <w:ins w:id="688" w:author="Microsoft account" w:date="2022-08-07T14:45:00Z">
        <w:r w:rsidRPr="00301797">
          <w:rPr>
            <w:rFonts w:ascii="Arial" w:hAnsi="Arial" w:cs="Arial"/>
            <w:i/>
            <w:iCs/>
            <w:lang w:val="en-US"/>
            <w:rPrChange w:id="689" w:author="estela" w:date="2022-08-07T19:03:00Z">
              <w:rPr>
                <w:rFonts w:ascii="Arial" w:hAnsi="Arial" w:cs="Arial"/>
                <w:b/>
                <w:bCs/>
                <w:lang w:val="en-US"/>
              </w:rPr>
            </w:rPrChange>
          </w:rPr>
          <w:t xml:space="preserve">What insights can you draw from your analysis? </w:t>
        </w:r>
        <w:del w:id="690" w:author="estela" w:date="2022-08-07T19:14:00Z">
          <w:r w:rsidRPr="00301797" w:rsidDel="00B62EF3">
            <w:rPr>
              <w:rFonts w:ascii="Arial" w:hAnsi="Arial" w:cs="Arial"/>
              <w:i/>
              <w:iCs/>
              <w:lang w:val="en-US"/>
              <w:rPrChange w:id="691" w:author="estela" w:date="2022-08-07T19:03:00Z">
                <w:rPr>
                  <w:rFonts w:ascii="Arial" w:hAnsi="Arial" w:cs="Arial"/>
                  <w:b/>
                  <w:bCs/>
                  <w:lang w:val="en-US"/>
                </w:rPr>
              </w:rPrChange>
            </w:rPr>
            <w:delText>For example, which</w:delText>
          </w:r>
        </w:del>
      </w:ins>
      <w:ins w:id="692" w:author="estela" w:date="2022-08-07T19:14:00Z">
        <w:r w:rsidR="00B62EF3">
          <w:rPr>
            <w:rFonts w:ascii="Arial" w:hAnsi="Arial" w:cs="Arial"/>
            <w:i/>
            <w:iCs/>
            <w:lang w:val="en-US"/>
          </w:rPr>
          <w:t>Which</w:t>
        </w:r>
      </w:ins>
      <w:ins w:id="693" w:author="Microsoft account" w:date="2022-08-07T14:45:00Z">
        <w:r w:rsidRPr="00301797">
          <w:rPr>
            <w:rFonts w:ascii="Arial" w:hAnsi="Arial" w:cs="Arial"/>
            <w:i/>
            <w:iCs/>
            <w:lang w:val="en-US"/>
            <w:rPrChange w:id="694" w:author="estela" w:date="2022-08-07T19:03:00Z">
              <w:rPr>
                <w:rFonts w:ascii="Arial" w:hAnsi="Arial" w:cs="Arial"/>
                <w:b/>
                <w:bCs/>
                <w:lang w:val="en-US"/>
              </w:rPr>
            </w:rPrChange>
          </w:rPr>
          <w:t xml:space="preserve"> input variables are most valuable for predicting energy usage/price?</w:t>
        </w:r>
      </w:ins>
      <w:ins w:id="695" w:author="estela" w:date="2022-08-07T19:01:00Z">
        <w:r w:rsidR="00FC320F" w:rsidRPr="00301797">
          <w:rPr>
            <w:rFonts w:ascii="Arial" w:hAnsi="Arial" w:cs="Arial"/>
            <w:i/>
            <w:iCs/>
            <w:lang w:val="en-US"/>
            <w:rPrChange w:id="696" w:author="estela" w:date="2022-08-07T19:03:00Z">
              <w:rPr>
                <w:rFonts w:ascii="Arial" w:hAnsi="Arial" w:cs="Arial"/>
                <w:b/>
                <w:bCs/>
                <w:i/>
                <w:iCs/>
                <w:lang w:val="en-US"/>
              </w:rPr>
            </w:rPrChange>
          </w:rPr>
          <w:t xml:space="preserve"> </w:t>
        </w:r>
      </w:ins>
    </w:p>
    <w:p w14:paraId="227669F5" w14:textId="291B0C51" w:rsidR="00E47F12" w:rsidRPr="00301797" w:rsidDel="00FC320F" w:rsidRDefault="00E47F12" w:rsidP="001F1252">
      <w:pPr>
        <w:spacing w:after="0" w:line="240" w:lineRule="auto"/>
        <w:jc w:val="both"/>
        <w:rPr>
          <w:ins w:id="697" w:author="Microsoft account" w:date="2022-08-07T14:45:00Z"/>
          <w:del w:id="698" w:author="estela" w:date="2022-08-07T19:01:00Z"/>
          <w:rFonts w:ascii="Arial" w:hAnsi="Arial" w:cs="Arial"/>
          <w:i/>
          <w:iCs/>
          <w:lang w:val="en-US"/>
          <w:rPrChange w:id="699" w:author="estela" w:date="2022-08-07T19:03:00Z">
            <w:rPr>
              <w:ins w:id="700" w:author="Microsoft account" w:date="2022-08-07T14:45:00Z"/>
              <w:del w:id="701" w:author="estela" w:date="2022-08-07T19:01:00Z"/>
              <w:rFonts w:ascii="Arial" w:hAnsi="Arial" w:cs="Arial"/>
              <w:b/>
              <w:bCs/>
              <w:lang w:val="en-US"/>
            </w:rPr>
          </w:rPrChange>
        </w:rPr>
      </w:pPr>
    </w:p>
    <w:p w14:paraId="3041D3D8" w14:textId="583B2732" w:rsidR="00217C7B" w:rsidRPr="00301797" w:rsidDel="00FC320F" w:rsidRDefault="00217C7B" w:rsidP="001F1252">
      <w:pPr>
        <w:spacing w:after="0" w:line="240" w:lineRule="auto"/>
        <w:jc w:val="both"/>
        <w:rPr>
          <w:ins w:id="702" w:author="Microsoft account" w:date="2022-08-07T14:45:00Z"/>
          <w:del w:id="703" w:author="estela" w:date="2022-08-07T19:01:00Z"/>
          <w:rFonts w:ascii="Arial" w:hAnsi="Arial" w:cs="Arial"/>
          <w:i/>
          <w:iCs/>
          <w:lang w:val="en-US"/>
          <w:rPrChange w:id="704" w:author="estela" w:date="2022-08-07T19:03:00Z">
            <w:rPr>
              <w:ins w:id="705" w:author="Microsoft account" w:date="2022-08-07T14:45:00Z"/>
              <w:del w:id="706" w:author="estela" w:date="2022-08-07T19:01:00Z"/>
              <w:rFonts w:ascii="Arial" w:hAnsi="Arial" w:cs="Arial"/>
              <w:b/>
              <w:bCs/>
              <w:lang w:val="en-US"/>
            </w:rPr>
          </w:rPrChange>
        </w:rPr>
      </w:pPr>
      <w:ins w:id="707" w:author="Microsoft account" w:date="2022-08-07T14:45:00Z">
        <w:r w:rsidRPr="00301797">
          <w:rPr>
            <w:rFonts w:ascii="Arial" w:hAnsi="Arial" w:cs="Arial"/>
            <w:i/>
            <w:iCs/>
            <w:lang w:val="en-US"/>
            <w:rPrChange w:id="708" w:author="estela" w:date="2022-08-07T19:03:00Z">
              <w:rPr>
                <w:rFonts w:ascii="Arial" w:hAnsi="Arial" w:cs="Arial"/>
                <w:b/>
                <w:bCs/>
                <w:lang w:val="en-US"/>
              </w:rPr>
            </w:rPrChange>
          </w:rPr>
          <w:t>Why are your results significant and valuable?</w:t>
        </w:r>
      </w:ins>
      <w:ins w:id="709" w:author="estela" w:date="2022-08-07T19:01:00Z">
        <w:r w:rsidR="00FC320F" w:rsidRPr="00301797">
          <w:rPr>
            <w:rFonts w:ascii="Arial" w:hAnsi="Arial" w:cs="Arial"/>
            <w:i/>
            <w:iCs/>
            <w:lang w:val="en-US"/>
            <w:rPrChange w:id="710" w:author="estela" w:date="2022-08-07T19:03:00Z">
              <w:rPr>
                <w:rFonts w:ascii="Arial" w:hAnsi="Arial" w:cs="Arial"/>
                <w:b/>
                <w:bCs/>
                <w:i/>
                <w:iCs/>
                <w:lang w:val="en-US"/>
              </w:rPr>
            </w:rPrChange>
          </w:rPr>
          <w:t xml:space="preserve"> </w:t>
        </w:r>
      </w:ins>
    </w:p>
    <w:p w14:paraId="722A6E74" w14:textId="14706258" w:rsidR="00E47F12" w:rsidRPr="00301797" w:rsidDel="00FC320F" w:rsidRDefault="00E47F12" w:rsidP="001F1252">
      <w:pPr>
        <w:spacing w:after="0" w:line="240" w:lineRule="auto"/>
        <w:jc w:val="both"/>
        <w:rPr>
          <w:ins w:id="711" w:author="Microsoft account" w:date="2022-08-07T14:45:00Z"/>
          <w:del w:id="712" w:author="estela" w:date="2022-08-07T19:01:00Z"/>
          <w:rFonts w:ascii="Arial" w:hAnsi="Arial" w:cs="Arial"/>
          <w:lang w:val="en-US"/>
          <w:rPrChange w:id="713" w:author="estela" w:date="2022-08-07T19:03:00Z">
            <w:rPr>
              <w:ins w:id="714" w:author="Microsoft account" w:date="2022-08-07T14:45:00Z"/>
              <w:del w:id="715" w:author="estela" w:date="2022-08-07T19:01:00Z"/>
              <w:rFonts w:ascii="Arial" w:hAnsi="Arial" w:cs="Arial"/>
              <w:b/>
              <w:bCs/>
              <w:lang w:val="en-US"/>
            </w:rPr>
          </w:rPrChange>
        </w:rPr>
      </w:pPr>
    </w:p>
    <w:p w14:paraId="60DC47EF" w14:textId="7DC075F6" w:rsidR="00E47F12" w:rsidRPr="00301797" w:rsidRDefault="00E47F12" w:rsidP="001F1252">
      <w:pPr>
        <w:spacing w:after="0" w:line="240" w:lineRule="auto"/>
        <w:jc w:val="both"/>
        <w:rPr>
          <w:ins w:id="716" w:author="Microsoft account" w:date="2022-08-07T14:45:00Z"/>
          <w:rFonts w:ascii="Arial" w:hAnsi="Arial" w:cs="Arial"/>
          <w:i/>
          <w:iCs/>
          <w:lang w:val="en-US"/>
          <w:rPrChange w:id="717" w:author="estela" w:date="2022-08-07T19:03:00Z">
            <w:rPr>
              <w:ins w:id="718" w:author="Microsoft account" w:date="2022-08-07T14:45:00Z"/>
              <w:rFonts w:ascii="Arial" w:hAnsi="Arial" w:cs="Arial"/>
              <w:b/>
              <w:bCs/>
              <w:lang w:val="en-US"/>
            </w:rPr>
          </w:rPrChange>
        </w:rPr>
      </w:pPr>
      <w:ins w:id="719" w:author="Microsoft account" w:date="2022-08-07T14:45:00Z">
        <w:r w:rsidRPr="00301797">
          <w:rPr>
            <w:rFonts w:ascii="Arial" w:hAnsi="Arial" w:cs="Arial"/>
            <w:i/>
            <w:iCs/>
            <w:lang w:val="en-US"/>
            <w:rPrChange w:id="720" w:author="estela" w:date="2022-08-07T19:03:00Z">
              <w:rPr>
                <w:rFonts w:ascii="Arial" w:hAnsi="Arial" w:cs="Arial"/>
                <w:b/>
                <w:bCs/>
                <w:lang w:val="en-US"/>
              </w:rPr>
            </w:rPrChange>
          </w:rPr>
          <w:t>What are the limitations of your results and how can the project be improved for future?</w:t>
        </w:r>
      </w:ins>
    </w:p>
    <w:p w14:paraId="7CC20F84" w14:textId="77777777" w:rsidR="00217C7B" w:rsidRDefault="00217C7B" w:rsidP="001F1252">
      <w:pPr>
        <w:spacing w:after="0" w:line="240" w:lineRule="auto"/>
        <w:jc w:val="both"/>
        <w:rPr>
          <w:rFonts w:ascii="Arial" w:hAnsi="Arial" w:cs="Arial"/>
          <w:b/>
          <w:bCs/>
          <w:lang w:val="en-US"/>
        </w:rPr>
      </w:pPr>
    </w:p>
    <w:p w14:paraId="71FB1045" w14:textId="712B2AD6" w:rsidR="00951A5F" w:rsidRPr="00951A5F" w:rsidRDefault="00AF18FE" w:rsidP="00951A5F">
      <w:pPr>
        <w:spacing w:after="0" w:line="240" w:lineRule="auto"/>
        <w:jc w:val="both"/>
        <w:rPr>
          <w:rFonts w:ascii="Arial" w:hAnsi="Arial" w:cs="Arial"/>
          <w:lang w:val="en-US"/>
        </w:rPr>
      </w:pPr>
      <w:r>
        <w:rPr>
          <w:rFonts w:ascii="Arial" w:hAnsi="Arial" w:cs="Arial"/>
          <w:lang w:val="en-US"/>
        </w:rPr>
        <w:t xml:space="preserve">Given the results of our maximum demand </w:t>
      </w:r>
      <w:r w:rsidR="008C6029">
        <w:rPr>
          <w:rFonts w:ascii="Arial" w:hAnsi="Arial" w:cs="Arial"/>
          <w:lang w:val="en-US"/>
        </w:rPr>
        <w:t xml:space="preserve">usage </w:t>
      </w:r>
      <w:r>
        <w:rPr>
          <w:rFonts w:ascii="Arial" w:hAnsi="Arial" w:cs="Arial"/>
          <w:lang w:val="en-US"/>
        </w:rPr>
        <w:t xml:space="preserve">prediction model, </w:t>
      </w:r>
      <w:r w:rsidR="00951299">
        <w:rPr>
          <w:rFonts w:ascii="Arial" w:hAnsi="Arial" w:cs="Arial"/>
          <w:lang w:val="en-US"/>
        </w:rPr>
        <w:t xml:space="preserve">we can confirm that </w:t>
      </w:r>
      <w:r>
        <w:rPr>
          <w:rFonts w:ascii="Arial" w:hAnsi="Arial" w:cs="Arial"/>
          <w:lang w:val="en-US"/>
        </w:rPr>
        <w:t>t</w:t>
      </w:r>
      <w:r w:rsidRPr="005309DB">
        <w:rPr>
          <w:rFonts w:ascii="Arial" w:hAnsi="Arial" w:cs="Arial"/>
          <w:lang w:val="en-US"/>
        </w:rPr>
        <w:t xml:space="preserve">he underlying relationship </w:t>
      </w:r>
      <w:r w:rsidR="00951299">
        <w:rPr>
          <w:rFonts w:ascii="Arial" w:hAnsi="Arial" w:cs="Arial"/>
          <w:lang w:val="en-US"/>
        </w:rPr>
        <w:t xml:space="preserve">existing </w:t>
      </w:r>
      <w:r w:rsidRPr="005309DB">
        <w:rPr>
          <w:rFonts w:ascii="Arial" w:hAnsi="Arial" w:cs="Arial"/>
          <w:lang w:val="en-US"/>
        </w:rPr>
        <w:t xml:space="preserve">between </w:t>
      </w:r>
      <w:r>
        <w:rPr>
          <w:rFonts w:ascii="Arial" w:hAnsi="Arial" w:cs="Arial"/>
          <w:lang w:val="en-US"/>
        </w:rPr>
        <w:t xml:space="preserve">the </w:t>
      </w:r>
      <w:r w:rsidR="00AA00D8" w:rsidRPr="00AA00D8">
        <w:rPr>
          <w:rFonts w:ascii="Arial" w:hAnsi="Arial" w:cs="Arial"/>
          <w:highlight w:val="yellow"/>
          <w:lang w:val="en-US"/>
        </w:rPr>
        <w:t>minimum temperature</w:t>
      </w:r>
      <w:r w:rsidRPr="005309DB">
        <w:rPr>
          <w:rFonts w:ascii="Arial" w:hAnsi="Arial" w:cs="Arial"/>
          <w:lang w:val="en-US"/>
        </w:rPr>
        <w:t xml:space="preserve"> and </w:t>
      </w:r>
      <w:r w:rsidR="00951A5F">
        <w:rPr>
          <w:rFonts w:ascii="Arial" w:hAnsi="Arial" w:cs="Arial"/>
          <w:lang w:val="en-US"/>
        </w:rPr>
        <w:t xml:space="preserve">the </w:t>
      </w:r>
      <w:r w:rsidR="00AC59E5" w:rsidRPr="00AA00D8">
        <w:rPr>
          <w:rFonts w:ascii="Arial" w:hAnsi="Arial" w:cs="Arial"/>
          <w:highlight w:val="yellow"/>
          <w:lang w:val="en-US"/>
        </w:rPr>
        <w:t>demand</w:t>
      </w:r>
      <w:r w:rsidR="00951299">
        <w:rPr>
          <w:rFonts w:ascii="Arial" w:hAnsi="Arial" w:cs="Arial"/>
          <w:lang w:val="en-US"/>
        </w:rPr>
        <w:t xml:space="preserve"> </w:t>
      </w:r>
      <w:r w:rsidRPr="005309DB">
        <w:rPr>
          <w:rFonts w:ascii="Arial" w:hAnsi="Arial" w:cs="Arial"/>
          <w:lang w:val="en-US"/>
        </w:rPr>
        <w:t xml:space="preserve">is </w:t>
      </w:r>
      <w:r w:rsidR="00AA00D8">
        <w:rPr>
          <w:rFonts w:ascii="Arial" w:hAnsi="Arial" w:cs="Arial"/>
          <w:lang w:val="en-US"/>
        </w:rPr>
        <w:t>somewhat</w:t>
      </w:r>
      <w:r w:rsidR="00182785">
        <w:rPr>
          <w:rFonts w:ascii="Arial" w:hAnsi="Arial" w:cs="Arial"/>
          <w:lang w:val="en-US"/>
        </w:rPr>
        <w:t xml:space="preserve"> </w:t>
      </w:r>
      <w:r w:rsidRPr="00951A5F">
        <w:rPr>
          <w:rFonts w:ascii="Arial" w:hAnsi="Arial" w:cs="Arial"/>
          <w:highlight w:val="yellow"/>
          <w:lang w:val="en-US"/>
        </w:rPr>
        <w:t>linear</w:t>
      </w:r>
      <w:r>
        <w:rPr>
          <w:rFonts w:ascii="Arial" w:hAnsi="Arial" w:cs="Arial"/>
          <w:lang w:val="en-US"/>
        </w:rPr>
        <w:t>.</w:t>
      </w:r>
      <w:r w:rsidR="00951A5F">
        <w:rPr>
          <w:rFonts w:ascii="Arial" w:hAnsi="Arial" w:cs="Arial"/>
          <w:lang w:val="en-US"/>
        </w:rPr>
        <w:t xml:space="preserve"> </w:t>
      </w:r>
      <w:r w:rsidR="00951A5F">
        <w:rPr>
          <w:rFonts w:ascii="Arial" w:hAnsi="Arial" w:cs="Arial"/>
          <w:color w:val="000000" w:themeColor="text1"/>
          <w:lang w:val="en-US"/>
        </w:rPr>
        <w:t>The r</w:t>
      </w:r>
      <w:r w:rsidR="00951A5F" w:rsidRPr="002048F4">
        <w:rPr>
          <w:rFonts w:ascii="Arial" w:hAnsi="Arial" w:cs="Arial"/>
          <w:color w:val="000000" w:themeColor="text1"/>
          <w:vertAlign w:val="superscript"/>
          <w:lang w:val="en-US"/>
        </w:rPr>
        <w:t>2</w:t>
      </w:r>
      <w:r w:rsidR="00951A5F">
        <w:rPr>
          <w:rFonts w:ascii="Arial" w:hAnsi="Arial" w:cs="Arial"/>
          <w:color w:val="000000" w:themeColor="text1"/>
          <w:lang w:val="en-US"/>
        </w:rPr>
        <w:t xml:space="preserve"> score </w:t>
      </w:r>
      <w:r w:rsidR="00972B80">
        <w:rPr>
          <w:rFonts w:ascii="Arial" w:hAnsi="Arial" w:cs="Arial"/>
          <w:color w:val="000000" w:themeColor="text1"/>
          <w:lang w:val="en-US"/>
        </w:rPr>
        <w:t>for this model indicates that s</w:t>
      </w:r>
      <w:r w:rsidR="00972B80" w:rsidRPr="00465C49">
        <w:rPr>
          <w:rFonts w:ascii="Arial" w:hAnsi="Arial" w:cs="Arial"/>
          <w:color w:val="000000" w:themeColor="text1"/>
          <w:lang w:val="en-US"/>
        </w:rPr>
        <w:t xml:space="preserve">ome but not all of the variation in </w:t>
      </w:r>
      <w:r w:rsidR="00972B80">
        <w:rPr>
          <w:rFonts w:ascii="Arial" w:hAnsi="Arial" w:cs="Arial"/>
          <w:color w:val="000000" w:themeColor="text1"/>
          <w:lang w:val="en-US"/>
        </w:rPr>
        <w:t xml:space="preserve">the </w:t>
      </w:r>
      <w:r w:rsidR="00972B80" w:rsidRPr="002339E9">
        <w:rPr>
          <w:rFonts w:ascii="Arial" w:hAnsi="Arial" w:cs="Arial"/>
          <w:color w:val="000000" w:themeColor="text1"/>
          <w:highlight w:val="yellow"/>
          <w:lang w:val="en-US"/>
        </w:rPr>
        <w:t>demand</w:t>
      </w:r>
      <w:r w:rsidR="00972B80" w:rsidRPr="00465C49">
        <w:rPr>
          <w:rFonts w:ascii="Arial" w:hAnsi="Arial" w:cs="Arial"/>
          <w:color w:val="000000" w:themeColor="text1"/>
          <w:lang w:val="en-US"/>
        </w:rPr>
        <w:t xml:space="preserve"> is explained by variation in </w:t>
      </w:r>
      <w:r w:rsidR="00972B80">
        <w:rPr>
          <w:rFonts w:ascii="Arial" w:hAnsi="Arial" w:cs="Arial"/>
          <w:color w:val="000000" w:themeColor="text1"/>
          <w:lang w:val="en-US"/>
        </w:rPr>
        <w:t xml:space="preserve">the </w:t>
      </w:r>
      <w:r w:rsidR="002339E9" w:rsidRPr="002339E9">
        <w:rPr>
          <w:rFonts w:ascii="Arial" w:hAnsi="Arial" w:cs="Arial"/>
          <w:color w:val="000000" w:themeColor="text1"/>
          <w:highlight w:val="yellow"/>
          <w:lang w:val="en-US"/>
        </w:rPr>
        <w:t>minimum temperature</w:t>
      </w:r>
      <w:r w:rsidR="00972B80">
        <w:rPr>
          <w:rFonts w:ascii="Arial" w:hAnsi="Arial" w:cs="Arial"/>
          <w:color w:val="000000" w:themeColor="text1"/>
          <w:lang w:val="en-US"/>
        </w:rPr>
        <w:t>.</w:t>
      </w:r>
      <w:r w:rsidR="00345EB8">
        <w:rPr>
          <w:rFonts w:ascii="Arial" w:hAnsi="Arial" w:cs="Arial"/>
          <w:color w:val="000000" w:themeColor="text1"/>
          <w:lang w:val="en-US"/>
        </w:rPr>
        <w:t xml:space="preserve"> </w:t>
      </w:r>
    </w:p>
    <w:p w14:paraId="4CF3CF2C" w14:textId="1760EC45" w:rsidR="00ED7340" w:rsidRDefault="00ED7340" w:rsidP="001F1252">
      <w:pPr>
        <w:spacing w:after="0" w:line="240" w:lineRule="auto"/>
        <w:jc w:val="both"/>
        <w:rPr>
          <w:rFonts w:ascii="Arial" w:hAnsi="Arial" w:cs="Arial"/>
          <w:b/>
          <w:bCs/>
          <w:lang w:val="en-US"/>
        </w:rPr>
      </w:pPr>
    </w:p>
    <w:p w14:paraId="15ACB1D2" w14:textId="108D23F7" w:rsidR="00296296" w:rsidRDefault="001A5948" w:rsidP="00296296">
      <w:pPr>
        <w:spacing w:after="0" w:line="240" w:lineRule="auto"/>
        <w:jc w:val="both"/>
        <w:rPr>
          <w:rFonts w:ascii="Arial" w:hAnsi="Arial" w:cs="Arial"/>
          <w:lang w:val="en-US"/>
        </w:rPr>
      </w:pPr>
      <w:r>
        <w:rPr>
          <w:rFonts w:ascii="Arial" w:hAnsi="Arial" w:cs="Arial"/>
          <w:lang w:val="en-US"/>
        </w:rPr>
        <w:t>On the other hand, b</w:t>
      </w:r>
      <w:r w:rsidR="00296296">
        <w:rPr>
          <w:rFonts w:ascii="Arial" w:hAnsi="Arial" w:cs="Arial"/>
          <w:lang w:val="en-US"/>
        </w:rPr>
        <w:t>ased on the results of our maximum price category prediction model</w:t>
      </w:r>
      <w:r w:rsidR="00CF6DEC">
        <w:rPr>
          <w:rFonts w:ascii="Arial" w:hAnsi="Arial" w:cs="Arial"/>
          <w:lang w:val="en-US"/>
        </w:rPr>
        <w:t xml:space="preserve">, we therefore conclude that </w:t>
      </w:r>
      <w:r w:rsidR="00D11456" w:rsidRPr="00655544">
        <w:rPr>
          <w:rFonts w:ascii="Arial" w:hAnsi="Arial" w:cs="Arial"/>
          <w:highlight w:val="yellow"/>
          <w:lang w:val="en-US"/>
          <w:rPrChange w:id="721" w:author="Microsoft account" w:date="2022-08-07T16:09:00Z">
            <w:rPr>
              <w:rFonts w:ascii="Arial" w:hAnsi="Arial" w:cs="Arial"/>
              <w:lang w:val="en-US"/>
            </w:rPr>
          </w:rPrChange>
        </w:rPr>
        <w:t>a</w:t>
      </w:r>
      <w:r w:rsidR="00087010" w:rsidRPr="00655544">
        <w:rPr>
          <w:rFonts w:ascii="Arial" w:hAnsi="Arial" w:cs="Arial"/>
          <w:highlight w:val="yellow"/>
          <w:lang w:val="en-US"/>
          <w:rPrChange w:id="722" w:author="Microsoft account" w:date="2022-08-07T16:09:00Z">
            <w:rPr>
              <w:rFonts w:ascii="Arial" w:hAnsi="Arial" w:cs="Arial"/>
              <w:lang w:val="en-US"/>
            </w:rPr>
          </w:rPrChange>
        </w:rPr>
        <w:t xml:space="preserve"> </w:t>
      </w:r>
      <w:r w:rsidR="00D11456" w:rsidRPr="00655544">
        <w:rPr>
          <w:rFonts w:ascii="Arial" w:hAnsi="Arial" w:cs="Arial"/>
          <w:highlight w:val="yellow"/>
          <w:lang w:val="en-US"/>
          <w:rPrChange w:id="723" w:author="Microsoft account" w:date="2022-08-07T16:09:00Z">
            <w:rPr>
              <w:rFonts w:ascii="Arial" w:hAnsi="Arial" w:cs="Arial"/>
              <w:lang w:val="en-US"/>
            </w:rPr>
          </w:rPrChange>
        </w:rPr>
        <w:t xml:space="preserve">change in the </w:t>
      </w:r>
      <w:r w:rsidR="008205C1" w:rsidRPr="00655544">
        <w:rPr>
          <w:rFonts w:ascii="Arial" w:hAnsi="Arial" w:cs="Arial"/>
          <w:highlight w:val="yellow"/>
          <w:lang w:val="en-US"/>
          <w:rPrChange w:id="724" w:author="Microsoft account" w:date="2022-08-07T16:09:00Z">
            <w:rPr>
              <w:rFonts w:ascii="Arial" w:hAnsi="Arial" w:cs="Arial"/>
              <w:lang w:val="en-US"/>
            </w:rPr>
          </w:rPrChange>
        </w:rPr>
        <w:t>selected features</w:t>
      </w:r>
      <w:r w:rsidR="00D11456" w:rsidRPr="00655544">
        <w:rPr>
          <w:rFonts w:ascii="Arial" w:hAnsi="Arial" w:cs="Arial"/>
          <w:highlight w:val="yellow"/>
          <w:lang w:val="en-US"/>
          <w:rPrChange w:id="725" w:author="Microsoft account" w:date="2022-08-07T16:09:00Z">
            <w:rPr>
              <w:rFonts w:ascii="Arial" w:hAnsi="Arial" w:cs="Arial"/>
              <w:lang w:val="en-US"/>
            </w:rPr>
          </w:rPrChange>
        </w:rPr>
        <w:t xml:space="preserve"> will result in a change in the </w:t>
      </w:r>
      <w:r w:rsidR="008205C1" w:rsidRPr="00655544">
        <w:rPr>
          <w:rFonts w:ascii="Arial" w:hAnsi="Arial" w:cs="Arial"/>
          <w:highlight w:val="yellow"/>
          <w:lang w:val="en-US"/>
          <w:rPrChange w:id="726" w:author="Microsoft account" w:date="2022-08-07T16:09:00Z">
            <w:rPr>
              <w:rFonts w:ascii="Arial" w:hAnsi="Arial" w:cs="Arial"/>
              <w:lang w:val="en-US"/>
            </w:rPr>
          </w:rPrChange>
        </w:rPr>
        <w:t>price category</w:t>
      </w:r>
      <w:r w:rsidR="00D11456">
        <w:rPr>
          <w:rFonts w:ascii="Arial" w:hAnsi="Arial" w:cs="Arial"/>
          <w:lang w:val="en-US"/>
        </w:rPr>
        <w:t>.</w:t>
      </w:r>
      <w:r w:rsidR="00087010">
        <w:rPr>
          <w:rFonts w:ascii="Arial" w:hAnsi="Arial" w:cs="Arial"/>
          <w:lang w:val="en-US"/>
        </w:rPr>
        <w:t xml:space="preserve"> Both Decision Tree and KNN produced similar results to validate this. </w:t>
      </w:r>
      <w:r w:rsidR="002D549D">
        <w:rPr>
          <w:rFonts w:ascii="Arial" w:hAnsi="Arial" w:cs="Arial"/>
          <w:lang w:val="en-US"/>
        </w:rPr>
        <w:t xml:space="preserve">Like the </w:t>
      </w:r>
      <w:r w:rsidR="001F54F9">
        <w:rPr>
          <w:rFonts w:ascii="Arial" w:hAnsi="Arial" w:cs="Arial"/>
          <w:lang w:val="en-US"/>
        </w:rPr>
        <w:t xml:space="preserve">demand usage prediction model, </w:t>
      </w:r>
      <w:r w:rsidR="002D549D">
        <w:rPr>
          <w:rFonts w:ascii="Arial" w:hAnsi="Arial" w:cs="Arial"/>
          <w:lang w:val="en-US"/>
        </w:rPr>
        <w:t xml:space="preserve">it seems that the </w:t>
      </w:r>
      <w:r w:rsidR="002D549D" w:rsidRPr="001F54F9">
        <w:rPr>
          <w:rFonts w:ascii="Arial" w:hAnsi="Arial" w:cs="Arial"/>
          <w:highlight w:val="yellow"/>
          <w:lang w:val="en-US"/>
        </w:rPr>
        <w:t>minimum temperature</w:t>
      </w:r>
      <w:r w:rsidR="002D549D">
        <w:rPr>
          <w:rFonts w:ascii="Arial" w:hAnsi="Arial" w:cs="Arial"/>
          <w:lang w:val="en-US"/>
        </w:rPr>
        <w:t xml:space="preserve"> is the most valuable predictor of the price category. </w:t>
      </w:r>
    </w:p>
    <w:p w14:paraId="20FD883A" w14:textId="395FD3F7" w:rsidR="00D33CB8" w:rsidRDefault="00D33CB8" w:rsidP="00296296">
      <w:pPr>
        <w:spacing w:after="0" w:line="240" w:lineRule="auto"/>
        <w:jc w:val="both"/>
        <w:rPr>
          <w:rFonts w:ascii="Arial" w:hAnsi="Arial" w:cs="Arial"/>
          <w:lang w:val="en-US"/>
        </w:rPr>
      </w:pPr>
    </w:p>
    <w:p w14:paraId="19BE75F9" w14:textId="70E6BCD4" w:rsidR="00D33CB8" w:rsidRDefault="00D33CB8" w:rsidP="00D33CB8">
      <w:pPr>
        <w:spacing w:after="0" w:line="240" w:lineRule="auto"/>
        <w:jc w:val="both"/>
        <w:rPr>
          <w:rFonts w:ascii="Arial" w:hAnsi="Arial" w:cs="Arial"/>
          <w:lang w:val="en-US"/>
        </w:rPr>
      </w:pPr>
      <w:r>
        <w:rPr>
          <w:rFonts w:ascii="Arial" w:hAnsi="Arial" w:cs="Arial"/>
          <w:lang w:val="en-US"/>
        </w:rPr>
        <w:t xml:space="preserve">The models can be improved by feature selection. Also, using different random states, k neighbour values, k-folds and train/test splits will result to different accuracy scores.  </w:t>
      </w:r>
    </w:p>
    <w:p w14:paraId="7C54CB42" w14:textId="2FCD0615" w:rsidR="00ED7340" w:rsidDel="00655544" w:rsidRDefault="00ED7340" w:rsidP="001F1252">
      <w:pPr>
        <w:spacing w:after="0" w:line="240" w:lineRule="auto"/>
        <w:jc w:val="both"/>
        <w:rPr>
          <w:del w:id="727" w:author="Microsoft account" w:date="2022-08-07T16:11:00Z"/>
          <w:rFonts w:ascii="Arial" w:hAnsi="Arial" w:cs="Arial"/>
          <w:b/>
          <w:bCs/>
          <w:lang w:val="en-US"/>
        </w:rPr>
      </w:pPr>
    </w:p>
    <w:p w14:paraId="697518E3" w14:textId="72D3AFB3" w:rsidR="00C2348C" w:rsidRPr="00D56DDB" w:rsidDel="00655544" w:rsidRDefault="00C2348C" w:rsidP="001F1252">
      <w:pPr>
        <w:spacing w:after="0" w:line="240" w:lineRule="auto"/>
        <w:jc w:val="both"/>
        <w:rPr>
          <w:del w:id="728" w:author="Microsoft account" w:date="2022-08-07T16:11:00Z"/>
          <w:rFonts w:ascii="Arial" w:hAnsi="Arial" w:cs="Arial"/>
          <w:b/>
          <w:bCs/>
          <w:color w:val="FF0000"/>
          <w:lang w:val="en-US"/>
        </w:rPr>
      </w:pPr>
      <w:del w:id="729" w:author="Microsoft account" w:date="2022-08-07T16:11:00Z">
        <w:r w:rsidDel="00655544">
          <w:rPr>
            <w:rFonts w:ascii="Arial" w:hAnsi="Arial" w:cs="Arial"/>
            <w:b/>
            <w:bCs/>
            <w:lang w:val="en-US"/>
          </w:rPr>
          <w:delText>5. Discussion</w:delText>
        </w:r>
        <w:r w:rsidR="00D56DDB" w:rsidDel="00655544">
          <w:rPr>
            <w:rFonts w:ascii="Arial" w:hAnsi="Arial" w:cs="Arial"/>
            <w:b/>
            <w:bCs/>
            <w:lang w:val="en-US"/>
          </w:rPr>
          <w:delText xml:space="preserve"> </w:delText>
        </w:r>
        <w:r w:rsidR="00D56DDB" w:rsidDel="00655544">
          <w:rPr>
            <w:rFonts w:ascii="Arial" w:hAnsi="Arial" w:cs="Arial"/>
            <w:b/>
            <w:bCs/>
            <w:color w:val="FF0000"/>
            <w:lang w:val="en-US"/>
          </w:rPr>
          <w:delText>(</w:delText>
        </w:r>
        <w:r w:rsidR="00D56DDB" w:rsidRPr="00D56DDB" w:rsidDel="00655544">
          <w:rPr>
            <w:rFonts w:ascii="Arial" w:hAnsi="Arial" w:cs="Arial"/>
            <w:b/>
            <w:bCs/>
            <w:color w:val="FF0000"/>
            <w:lang w:val="en-US"/>
          </w:rPr>
          <w:delText>You may consider removing this portion as these can be discussed in parts 1 – 4 above.</w:delText>
        </w:r>
        <w:r w:rsidR="00850C91" w:rsidDel="00655544">
          <w:rPr>
            <w:rFonts w:ascii="Arial" w:hAnsi="Arial" w:cs="Arial"/>
            <w:b/>
            <w:bCs/>
            <w:color w:val="FF0000"/>
            <w:lang w:val="en-US"/>
          </w:rPr>
          <w:delText xml:space="preserve"> We have 2000 words limit</w:delText>
        </w:r>
        <w:r w:rsidR="00AA7643" w:rsidDel="00655544">
          <w:rPr>
            <w:rFonts w:ascii="Arial" w:hAnsi="Arial" w:cs="Arial"/>
            <w:b/>
            <w:bCs/>
            <w:color w:val="FF0000"/>
            <w:lang w:val="en-US"/>
          </w:rPr>
          <w:delText>, excluding visuals.</w:delText>
        </w:r>
        <w:r w:rsidR="00D56DDB" w:rsidDel="00655544">
          <w:rPr>
            <w:rFonts w:ascii="Arial" w:hAnsi="Arial" w:cs="Arial"/>
            <w:b/>
            <w:bCs/>
            <w:color w:val="FF0000"/>
            <w:lang w:val="en-US"/>
          </w:rPr>
          <w:delText>)</w:delText>
        </w:r>
      </w:del>
    </w:p>
    <w:p w14:paraId="54FAA12B" w14:textId="631E78FD" w:rsidR="001F1252" w:rsidRPr="00C44CF3" w:rsidDel="00655544" w:rsidRDefault="001F1252" w:rsidP="001F1252">
      <w:pPr>
        <w:spacing w:after="0" w:line="240" w:lineRule="auto"/>
        <w:jc w:val="both"/>
        <w:rPr>
          <w:del w:id="730" w:author="Microsoft account" w:date="2022-08-07T16:11:00Z"/>
          <w:rFonts w:ascii="Arial" w:hAnsi="Arial" w:cs="Arial"/>
          <w:lang w:val="en-US"/>
        </w:rPr>
      </w:pPr>
      <w:del w:id="731" w:author="Microsoft account" w:date="2022-08-07T16:11:00Z">
        <w:r w:rsidRPr="004E4535" w:rsidDel="00655544">
          <w:rPr>
            <w:rFonts w:ascii="Arial" w:hAnsi="Arial" w:cs="Arial"/>
            <w:b/>
            <w:bCs/>
            <w:lang w:val="en-US"/>
          </w:rPr>
          <w:delText xml:space="preserve"> </w:delText>
        </w:r>
      </w:del>
    </w:p>
    <w:p w14:paraId="24C745AF" w14:textId="39B20AE7" w:rsidR="00E71CE1" w:rsidRPr="00E47F12" w:rsidDel="008C2E70" w:rsidRDefault="00E71CE1" w:rsidP="00E71CE1">
      <w:pPr>
        <w:spacing w:after="0" w:line="240" w:lineRule="auto"/>
        <w:ind w:left="720"/>
        <w:jc w:val="both"/>
        <w:rPr>
          <w:del w:id="732" w:author="Microsoft account" w:date="2022-08-07T11:41:00Z"/>
          <w:rFonts w:ascii="Arial" w:hAnsi="Arial" w:cs="Arial"/>
          <w:b/>
          <w:bCs/>
          <w:color w:val="FF0000"/>
          <w:lang w:val="en-US"/>
          <w:rPrChange w:id="733" w:author="Microsoft account" w:date="2022-08-07T14:47:00Z">
            <w:rPr>
              <w:del w:id="734" w:author="Microsoft account" w:date="2022-08-07T11:41:00Z"/>
              <w:rFonts w:ascii="Arial" w:hAnsi="Arial" w:cs="Arial"/>
              <w:b/>
              <w:bCs/>
              <w:lang w:val="en-US"/>
            </w:rPr>
          </w:rPrChange>
        </w:rPr>
      </w:pPr>
      <w:del w:id="735" w:author="Microsoft account" w:date="2022-08-07T16:11:00Z">
        <w:r w:rsidRPr="00E47F12" w:rsidDel="00655544">
          <w:rPr>
            <w:rFonts w:ascii="Arial" w:hAnsi="Arial" w:cs="Arial"/>
            <w:b/>
            <w:bCs/>
            <w:color w:val="FF0000"/>
            <w:lang w:val="en-US"/>
            <w:rPrChange w:id="736" w:author="Microsoft account" w:date="2022-08-07T14:47:00Z">
              <w:rPr>
                <w:rFonts w:ascii="Arial" w:hAnsi="Arial" w:cs="Arial"/>
                <w:b/>
                <w:bCs/>
                <w:lang w:val="en-US"/>
              </w:rPr>
            </w:rPrChange>
          </w:rPr>
          <w:delText>5.1. What wrangling and aggregation methods have you applied? Why have you chosen</w:delText>
        </w:r>
        <w:r w:rsidR="00991367" w:rsidRPr="00E47F12" w:rsidDel="00655544">
          <w:rPr>
            <w:rFonts w:ascii="Arial" w:hAnsi="Arial" w:cs="Arial"/>
            <w:b/>
            <w:bCs/>
            <w:color w:val="FF0000"/>
            <w:lang w:val="en-US"/>
            <w:rPrChange w:id="737" w:author="Microsoft account" w:date="2022-08-07T14:47:00Z">
              <w:rPr>
                <w:rFonts w:ascii="Arial" w:hAnsi="Arial" w:cs="Arial"/>
                <w:b/>
                <w:bCs/>
                <w:lang w:val="en-US"/>
              </w:rPr>
            </w:rPrChange>
          </w:rPr>
          <w:delText xml:space="preserve"> </w:delText>
        </w:r>
        <w:r w:rsidRPr="00E47F12" w:rsidDel="00655544">
          <w:rPr>
            <w:rFonts w:ascii="Arial" w:hAnsi="Arial" w:cs="Arial"/>
            <w:b/>
            <w:bCs/>
            <w:color w:val="FF0000"/>
            <w:lang w:val="en-US"/>
            <w:rPrChange w:id="738" w:author="Microsoft account" w:date="2022-08-07T14:47:00Z">
              <w:rPr>
                <w:rFonts w:ascii="Arial" w:hAnsi="Arial" w:cs="Arial"/>
                <w:b/>
                <w:bCs/>
                <w:lang w:val="en-US"/>
              </w:rPr>
            </w:rPrChange>
          </w:rPr>
          <w:delText xml:space="preserve">these methods over other alternatives? </w:delText>
        </w:r>
      </w:del>
    </w:p>
    <w:p w14:paraId="1AE377D6" w14:textId="7E591C4D" w:rsidR="00444A74" w:rsidRPr="00E47F12" w:rsidDel="00655544" w:rsidRDefault="00444A74">
      <w:pPr>
        <w:spacing w:after="0" w:line="240" w:lineRule="auto"/>
        <w:ind w:left="720"/>
        <w:jc w:val="both"/>
        <w:rPr>
          <w:del w:id="739" w:author="Microsoft account" w:date="2022-08-07T16:11:00Z"/>
          <w:rFonts w:ascii="Arial" w:hAnsi="Arial" w:cs="Arial"/>
          <w:color w:val="FF0000"/>
          <w:lang w:val="en-US"/>
          <w:rPrChange w:id="740" w:author="Microsoft account" w:date="2022-08-07T14:47:00Z">
            <w:rPr>
              <w:del w:id="741" w:author="Microsoft account" w:date="2022-08-07T16:11:00Z"/>
              <w:rFonts w:ascii="Arial" w:hAnsi="Arial" w:cs="Arial"/>
              <w:lang w:val="en-US"/>
            </w:rPr>
          </w:rPrChange>
        </w:rPr>
        <w:pPrChange w:id="742" w:author="Microsoft account" w:date="2022-08-07T11:41:00Z">
          <w:pPr>
            <w:spacing w:after="0" w:line="240" w:lineRule="auto"/>
            <w:jc w:val="both"/>
          </w:pPr>
        </w:pPrChange>
      </w:pPr>
    </w:p>
    <w:p w14:paraId="0603BA7D" w14:textId="21AD5E92" w:rsidR="007F41CA" w:rsidRPr="00E47F12" w:rsidDel="008C2E70" w:rsidRDefault="007F41CA" w:rsidP="007F41CA">
      <w:pPr>
        <w:spacing w:after="0" w:line="240" w:lineRule="auto"/>
        <w:jc w:val="both"/>
        <w:rPr>
          <w:del w:id="743" w:author="Microsoft account" w:date="2022-08-07T11:41:00Z"/>
          <w:rFonts w:ascii="Arial" w:hAnsi="Arial" w:cs="Arial"/>
          <w:color w:val="FF0000"/>
          <w:lang w:val="en-US"/>
          <w:rPrChange w:id="744" w:author="Microsoft account" w:date="2022-08-07T14:47:00Z">
            <w:rPr>
              <w:del w:id="745" w:author="Microsoft account" w:date="2022-08-07T11:41:00Z"/>
              <w:rFonts w:ascii="Arial" w:hAnsi="Arial" w:cs="Arial"/>
              <w:lang w:val="en-US"/>
            </w:rPr>
          </w:rPrChange>
        </w:rPr>
      </w:pPr>
      <w:del w:id="746" w:author="Microsoft account" w:date="2022-08-07T11:41:00Z">
        <w:r w:rsidRPr="00E47F12" w:rsidDel="008C2E70">
          <w:rPr>
            <w:rFonts w:ascii="Arial" w:hAnsi="Arial" w:cs="Arial"/>
            <w:color w:val="FF0000"/>
            <w:lang w:val="en-US"/>
            <w:rPrChange w:id="747" w:author="Microsoft account" w:date="2022-08-07T14:47:00Z">
              <w:rPr>
                <w:rFonts w:ascii="Arial" w:hAnsi="Arial" w:cs="Arial"/>
                <w:lang w:val="en-US"/>
              </w:rPr>
            </w:rPrChange>
          </w:rPr>
          <w:delText>SQL and Python were used to wrangle and aggregate the datasets. SQL was chosen for its ease of use while Python enabled us to apply our learnings throughout this course.</w:delText>
        </w:r>
      </w:del>
    </w:p>
    <w:p w14:paraId="5816145E" w14:textId="1311C5D5" w:rsidR="007F41CA" w:rsidRPr="00E47F12" w:rsidDel="008C2E70" w:rsidRDefault="007F41CA" w:rsidP="007F41CA">
      <w:pPr>
        <w:spacing w:after="0" w:line="240" w:lineRule="auto"/>
        <w:jc w:val="both"/>
        <w:rPr>
          <w:del w:id="748" w:author="Microsoft account" w:date="2022-08-07T11:41:00Z"/>
          <w:rFonts w:ascii="Arial" w:hAnsi="Arial" w:cs="Arial"/>
          <w:color w:val="FF0000"/>
          <w:lang w:val="en-US"/>
          <w:rPrChange w:id="749" w:author="Microsoft account" w:date="2022-08-07T14:47:00Z">
            <w:rPr>
              <w:del w:id="750" w:author="Microsoft account" w:date="2022-08-07T11:41:00Z"/>
              <w:rFonts w:ascii="Arial" w:hAnsi="Arial" w:cs="Arial"/>
              <w:lang w:val="en-US"/>
            </w:rPr>
          </w:rPrChange>
        </w:rPr>
      </w:pPr>
    </w:p>
    <w:p w14:paraId="62183483" w14:textId="6C0C4ECB" w:rsidR="007F41CA" w:rsidRPr="00E47F12" w:rsidDel="008C2E70" w:rsidRDefault="007F41CA" w:rsidP="007F41CA">
      <w:pPr>
        <w:spacing w:after="0" w:line="240" w:lineRule="auto"/>
        <w:jc w:val="both"/>
        <w:rPr>
          <w:del w:id="751" w:author="Microsoft account" w:date="2022-08-07T11:41:00Z"/>
          <w:rFonts w:ascii="Arial" w:hAnsi="Arial" w:cs="Arial"/>
          <w:color w:val="FF0000"/>
          <w:lang w:val="en-US"/>
          <w:rPrChange w:id="752" w:author="Microsoft account" w:date="2022-08-07T14:47:00Z">
            <w:rPr>
              <w:del w:id="753" w:author="Microsoft account" w:date="2022-08-07T11:41:00Z"/>
              <w:rFonts w:ascii="Arial" w:hAnsi="Arial" w:cs="Arial"/>
              <w:lang w:val="en-US"/>
            </w:rPr>
          </w:rPrChange>
        </w:rPr>
      </w:pPr>
      <w:del w:id="754" w:author="Microsoft account" w:date="2022-08-07T11:41:00Z">
        <w:r w:rsidRPr="00E47F12" w:rsidDel="008C2E70">
          <w:rPr>
            <w:rFonts w:ascii="Arial" w:hAnsi="Arial" w:cs="Arial"/>
            <w:color w:val="FF0000"/>
            <w:lang w:val="en-US"/>
            <w:rPrChange w:id="755" w:author="Microsoft account" w:date="2022-08-07T14:47:00Z">
              <w:rPr>
                <w:rFonts w:ascii="Arial" w:hAnsi="Arial" w:cs="Arial"/>
                <w:lang w:val="en-US"/>
              </w:rPr>
            </w:rPrChange>
          </w:rPr>
          <w:delText xml:space="preserve">With the price-demand dataset, we’ve deleted the column for the region, grouped data by date and selected the highest demand and price category. We’ve modified the date format to match the date column in the weather dataset.  </w:delText>
        </w:r>
      </w:del>
    </w:p>
    <w:p w14:paraId="55A361AD" w14:textId="2F37B92F" w:rsidR="007F41CA" w:rsidRPr="00E47F12" w:rsidDel="008C2E70" w:rsidRDefault="007F41CA" w:rsidP="007F41CA">
      <w:pPr>
        <w:spacing w:after="0" w:line="240" w:lineRule="auto"/>
        <w:jc w:val="both"/>
        <w:rPr>
          <w:del w:id="756" w:author="Microsoft account" w:date="2022-08-07T11:41:00Z"/>
          <w:rFonts w:ascii="Arial" w:hAnsi="Arial" w:cs="Arial"/>
          <w:color w:val="FF0000"/>
          <w:lang w:val="en-US"/>
          <w:rPrChange w:id="757" w:author="Microsoft account" w:date="2022-08-07T14:47:00Z">
            <w:rPr>
              <w:del w:id="758" w:author="Microsoft account" w:date="2022-08-07T11:41:00Z"/>
              <w:rFonts w:ascii="Arial" w:hAnsi="Arial" w:cs="Arial"/>
              <w:lang w:val="en-US"/>
            </w:rPr>
          </w:rPrChange>
        </w:rPr>
      </w:pPr>
    </w:p>
    <w:p w14:paraId="77E70CC0" w14:textId="53A48A9F" w:rsidR="007F41CA" w:rsidRPr="00E47F12" w:rsidDel="008C2E70" w:rsidRDefault="007F41CA" w:rsidP="007F41CA">
      <w:pPr>
        <w:spacing w:after="0" w:line="240" w:lineRule="auto"/>
        <w:jc w:val="both"/>
        <w:rPr>
          <w:del w:id="759" w:author="Microsoft account" w:date="2022-08-07T11:41:00Z"/>
          <w:rFonts w:ascii="Arial" w:hAnsi="Arial" w:cs="Arial"/>
          <w:color w:val="FF0000"/>
          <w:lang w:val="en-US"/>
          <w:rPrChange w:id="760" w:author="Microsoft account" w:date="2022-08-07T14:47:00Z">
            <w:rPr>
              <w:del w:id="761" w:author="Microsoft account" w:date="2022-08-07T11:41:00Z"/>
              <w:rFonts w:ascii="Arial" w:hAnsi="Arial" w:cs="Arial"/>
              <w:lang w:val="en-US"/>
            </w:rPr>
          </w:rPrChange>
        </w:rPr>
      </w:pPr>
      <w:del w:id="762" w:author="Microsoft account" w:date="2022-08-07T11:41:00Z">
        <w:r w:rsidRPr="00E47F12" w:rsidDel="008C2E70">
          <w:rPr>
            <w:rFonts w:ascii="Arial" w:hAnsi="Arial" w:cs="Arial"/>
            <w:color w:val="FF0000"/>
            <w:lang w:val="en-US"/>
            <w:rPrChange w:id="763" w:author="Microsoft account" w:date="2022-08-07T14:47:00Z">
              <w:rPr>
                <w:rFonts w:ascii="Arial" w:hAnsi="Arial" w:cs="Arial"/>
                <w:lang w:val="en-US"/>
              </w:rPr>
            </w:rPrChange>
          </w:rPr>
          <w:delText>With the weather dataset, we’ve looked at each feature in a scatterplot facet in OpenRefine to figure out which feature correlated with the feature that was missing data. We then plotted these two features in Excel, got a linear correlation equation and used this to impute each missing value. We’ve transformed necessary columns from value to numeric, from value to text, and filled in blanks. We’ve produced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delText>
        </w:r>
      </w:del>
    </w:p>
    <w:p w14:paraId="75E118F5" w14:textId="6A66CE1A" w:rsidR="007F41CA" w:rsidRPr="00E47F12" w:rsidDel="008C2E70" w:rsidRDefault="007F41CA" w:rsidP="007F41CA">
      <w:pPr>
        <w:spacing w:after="0" w:line="240" w:lineRule="auto"/>
        <w:jc w:val="both"/>
        <w:rPr>
          <w:del w:id="764" w:author="Microsoft account" w:date="2022-08-07T11:41:00Z"/>
          <w:rFonts w:ascii="Arial" w:hAnsi="Arial" w:cs="Arial"/>
          <w:color w:val="FF0000"/>
          <w:lang w:val="en-US"/>
          <w:rPrChange w:id="765" w:author="Microsoft account" w:date="2022-08-07T14:47:00Z">
            <w:rPr>
              <w:del w:id="766" w:author="Microsoft account" w:date="2022-08-07T11:41:00Z"/>
              <w:rFonts w:ascii="Arial" w:hAnsi="Arial" w:cs="Arial"/>
              <w:lang w:val="en-US"/>
            </w:rPr>
          </w:rPrChange>
        </w:rPr>
      </w:pPr>
    </w:p>
    <w:p w14:paraId="57876EE8" w14:textId="1037F8FA" w:rsidR="007F41CA" w:rsidRPr="00E47F12" w:rsidDel="008C2E70" w:rsidRDefault="007F41CA" w:rsidP="007F41CA">
      <w:pPr>
        <w:spacing w:after="0" w:line="240" w:lineRule="auto"/>
        <w:jc w:val="both"/>
        <w:rPr>
          <w:del w:id="767" w:author="Microsoft account" w:date="2022-08-07T11:41:00Z"/>
          <w:rFonts w:ascii="Arial" w:hAnsi="Arial" w:cs="Arial"/>
          <w:color w:val="FF0000"/>
          <w:lang w:val="en-US"/>
          <w:rPrChange w:id="768" w:author="Microsoft account" w:date="2022-08-07T14:47:00Z">
            <w:rPr>
              <w:del w:id="769" w:author="Microsoft account" w:date="2022-08-07T11:41:00Z"/>
              <w:rFonts w:ascii="Arial" w:hAnsi="Arial" w:cs="Arial"/>
              <w:lang w:val="en-US"/>
            </w:rPr>
          </w:rPrChange>
        </w:rPr>
      </w:pPr>
      <w:del w:id="770" w:author="Microsoft account" w:date="2022-08-07T11:41:00Z">
        <w:r w:rsidRPr="00E47F12" w:rsidDel="008C2E70">
          <w:rPr>
            <w:rFonts w:ascii="Arial" w:hAnsi="Arial" w:cs="Arial"/>
            <w:color w:val="FF0000"/>
            <w:lang w:val="en-US"/>
            <w:rPrChange w:id="771" w:author="Microsoft account" w:date="2022-08-07T14:47:00Z">
              <w:rPr>
                <w:rFonts w:ascii="Arial" w:hAnsi="Arial" w:cs="Arial"/>
                <w:lang w:val="en-US"/>
              </w:rPr>
            </w:rPrChange>
          </w:rPr>
          <w:delText xml:space="preserve">After cleaning the data, we have combined the price-demand dataset and weather dataset, with the date as the common feature. </w:delText>
        </w:r>
      </w:del>
    </w:p>
    <w:p w14:paraId="5B80CBC9" w14:textId="3B9FB4C0" w:rsidR="00F5749A" w:rsidRPr="00E47F12" w:rsidDel="00655544" w:rsidRDefault="00F5749A" w:rsidP="00F5749A">
      <w:pPr>
        <w:spacing w:after="0" w:line="240" w:lineRule="auto"/>
        <w:jc w:val="both"/>
        <w:rPr>
          <w:del w:id="772" w:author="Microsoft account" w:date="2022-08-07T16:11:00Z"/>
          <w:rFonts w:ascii="Arial" w:hAnsi="Arial" w:cs="Arial"/>
          <w:color w:val="FF0000"/>
          <w:lang w:val="en-US"/>
          <w:rPrChange w:id="773" w:author="Microsoft account" w:date="2022-08-07T14:47:00Z">
            <w:rPr>
              <w:del w:id="774" w:author="Microsoft account" w:date="2022-08-07T16:11:00Z"/>
              <w:rFonts w:ascii="Arial" w:hAnsi="Arial" w:cs="Arial"/>
              <w:lang w:val="en-US"/>
            </w:rPr>
          </w:rPrChange>
        </w:rPr>
      </w:pPr>
    </w:p>
    <w:p w14:paraId="0BC91C53" w14:textId="4B0BFEC7" w:rsidR="00E71CE1" w:rsidRPr="00E47F12" w:rsidDel="00655544" w:rsidRDefault="00E71CE1" w:rsidP="00E71CE1">
      <w:pPr>
        <w:spacing w:after="0" w:line="240" w:lineRule="auto"/>
        <w:ind w:left="720"/>
        <w:jc w:val="both"/>
        <w:rPr>
          <w:del w:id="775" w:author="Microsoft account" w:date="2022-08-07T16:11:00Z"/>
          <w:rFonts w:ascii="Arial" w:hAnsi="Arial" w:cs="Arial"/>
          <w:b/>
          <w:bCs/>
          <w:color w:val="FF0000"/>
          <w:lang w:val="en-US"/>
          <w:rPrChange w:id="776" w:author="Microsoft account" w:date="2022-08-07T14:47:00Z">
            <w:rPr>
              <w:del w:id="777" w:author="Microsoft account" w:date="2022-08-07T16:11:00Z"/>
              <w:rFonts w:ascii="Arial" w:hAnsi="Arial" w:cs="Arial"/>
              <w:b/>
              <w:bCs/>
              <w:lang w:val="en-US"/>
            </w:rPr>
          </w:rPrChange>
        </w:rPr>
      </w:pPr>
      <w:del w:id="778" w:author="Microsoft account" w:date="2022-08-07T16:11:00Z">
        <w:r w:rsidRPr="00E47F12" w:rsidDel="00655544">
          <w:rPr>
            <w:rFonts w:ascii="Arial" w:hAnsi="Arial" w:cs="Arial"/>
            <w:b/>
            <w:bCs/>
            <w:color w:val="FF0000"/>
            <w:lang w:val="en-US"/>
            <w:rPrChange w:id="779" w:author="Microsoft account" w:date="2022-08-07T14:47:00Z">
              <w:rPr>
                <w:rFonts w:ascii="Arial" w:hAnsi="Arial" w:cs="Arial"/>
                <w:b/>
                <w:bCs/>
                <w:lang w:val="en-US"/>
              </w:rPr>
            </w:rPrChange>
          </w:rPr>
          <w:delText>5.2. How have you gone about building your models and how do your models work?</w:delText>
        </w:r>
      </w:del>
    </w:p>
    <w:p w14:paraId="0A4DF3BE" w14:textId="2639E82B" w:rsidR="00A35C8A" w:rsidRPr="00E47F12" w:rsidDel="00655544" w:rsidRDefault="00A35C8A" w:rsidP="00E71CE1">
      <w:pPr>
        <w:spacing w:after="0" w:line="240" w:lineRule="auto"/>
        <w:ind w:left="720"/>
        <w:jc w:val="both"/>
        <w:rPr>
          <w:del w:id="780" w:author="Microsoft account" w:date="2022-08-07T16:11:00Z"/>
          <w:rFonts w:ascii="Arial" w:hAnsi="Arial" w:cs="Arial"/>
          <w:color w:val="FF0000"/>
          <w:lang w:val="en-US"/>
          <w:rPrChange w:id="781" w:author="Microsoft account" w:date="2022-08-07T14:47:00Z">
            <w:rPr>
              <w:del w:id="782" w:author="Microsoft account" w:date="2022-08-07T16:11:00Z"/>
              <w:rFonts w:ascii="Arial" w:hAnsi="Arial" w:cs="Arial"/>
              <w:lang w:val="en-US"/>
            </w:rPr>
          </w:rPrChange>
        </w:rPr>
      </w:pPr>
    </w:p>
    <w:p w14:paraId="3D505626" w14:textId="27DFC01D" w:rsidR="00E71CE1" w:rsidRPr="00E47F12" w:rsidDel="00655544" w:rsidRDefault="00E71CE1" w:rsidP="00E71CE1">
      <w:pPr>
        <w:spacing w:after="0" w:line="240" w:lineRule="auto"/>
        <w:ind w:left="720"/>
        <w:jc w:val="both"/>
        <w:rPr>
          <w:del w:id="783" w:author="Microsoft account" w:date="2022-08-07T16:11:00Z"/>
          <w:rFonts w:ascii="Arial" w:hAnsi="Arial" w:cs="Arial"/>
          <w:b/>
          <w:bCs/>
          <w:color w:val="FF0000"/>
          <w:lang w:val="en-US"/>
          <w:rPrChange w:id="784" w:author="Microsoft account" w:date="2022-08-07T14:47:00Z">
            <w:rPr>
              <w:del w:id="785" w:author="Microsoft account" w:date="2022-08-07T16:11:00Z"/>
              <w:rFonts w:ascii="Arial" w:hAnsi="Arial" w:cs="Arial"/>
              <w:b/>
              <w:bCs/>
              <w:lang w:val="en-US"/>
            </w:rPr>
          </w:rPrChange>
        </w:rPr>
      </w:pPr>
      <w:del w:id="786" w:author="Microsoft account" w:date="2022-08-07T16:11:00Z">
        <w:r w:rsidRPr="00E47F12" w:rsidDel="00655544">
          <w:rPr>
            <w:rFonts w:ascii="Arial" w:hAnsi="Arial" w:cs="Arial"/>
            <w:b/>
            <w:bCs/>
            <w:color w:val="FF0000"/>
            <w:lang w:val="en-US"/>
            <w:rPrChange w:id="787" w:author="Microsoft account" w:date="2022-08-07T14:47:00Z">
              <w:rPr>
                <w:rFonts w:ascii="Arial" w:hAnsi="Arial" w:cs="Arial"/>
                <w:b/>
                <w:bCs/>
                <w:lang w:val="en-US"/>
              </w:rPr>
            </w:rPrChange>
          </w:rPr>
          <w:delText xml:space="preserve">5.3. How effective are your models? How have you evaluated this? </w:delText>
        </w:r>
      </w:del>
    </w:p>
    <w:p w14:paraId="0762B9BA" w14:textId="4DD9DB4C" w:rsidR="00A35C8A" w:rsidRPr="00E47F12" w:rsidDel="00655544" w:rsidRDefault="00A35C8A" w:rsidP="00E71CE1">
      <w:pPr>
        <w:spacing w:after="0" w:line="240" w:lineRule="auto"/>
        <w:ind w:left="720"/>
        <w:jc w:val="both"/>
        <w:rPr>
          <w:del w:id="788" w:author="Microsoft account" w:date="2022-08-07T16:11:00Z"/>
          <w:rFonts w:ascii="Arial" w:hAnsi="Arial" w:cs="Arial"/>
          <w:color w:val="FF0000"/>
          <w:lang w:val="en-US"/>
          <w:rPrChange w:id="789" w:author="Microsoft account" w:date="2022-08-07T14:47:00Z">
            <w:rPr>
              <w:del w:id="790" w:author="Microsoft account" w:date="2022-08-07T16:11:00Z"/>
              <w:rFonts w:ascii="Arial" w:hAnsi="Arial" w:cs="Arial"/>
              <w:lang w:val="en-US"/>
            </w:rPr>
          </w:rPrChange>
        </w:rPr>
      </w:pPr>
    </w:p>
    <w:p w14:paraId="4CB9EBC5" w14:textId="6244B16C" w:rsidR="00E71CE1" w:rsidRPr="00E47F12" w:rsidDel="00655544" w:rsidRDefault="00E71CE1" w:rsidP="00E71CE1">
      <w:pPr>
        <w:spacing w:after="0" w:line="240" w:lineRule="auto"/>
        <w:ind w:left="720"/>
        <w:jc w:val="both"/>
        <w:rPr>
          <w:del w:id="791" w:author="Microsoft account" w:date="2022-08-07T16:11:00Z"/>
          <w:rFonts w:ascii="Arial" w:hAnsi="Arial" w:cs="Arial"/>
          <w:b/>
          <w:bCs/>
          <w:color w:val="FF0000"/>
          <w:lang w:val="en-US"/>
          <w:rPrChange w:id="792" w:author="Microsoft account" w:date="2022-08-07T14:47:00Z">
            <w:rPr>
              <w:del w:id="793" w:author="Microsoft account" w:date="2022-08-07T16:11:00Z"/>
              <w:rFonts w:ascii="Arial" w:hAnsi="Arial" w:cs="Arial"/>
              <w:b/>
              <w:bCs/>
              <w:lang w:val="en-US"/>
            </w:rPr>
          </w:rPrChange>
        </w:rPr>
      </w:pPr>
      <w:del w:id="794" w:author="Microsoft account" w:date="2022-08-07T16:11:00Z">
        <w:r w:rsidRPr="00E47F12" w:rsidDel="00655544">
          <w:rPr>
            <w:rFonts w:ascii="Arial" w:hAnsi="Arial" w:cs="Arial"/>
            <w:b/>
            <w:bCs/>
            <w:color w:val="FF0000"/>
            <w:lang w:val="en-US"/>
            <w:rPrChange w:id="795" w:author="Microsoft account" w:date="2022-08-07T14:47:00Z">
              <w:rPr>
                <w:rFonts w:ascii="Arial" w:hAnsi="Arial" w:cs="Arial"/>
                <w:b/>
                <w:bCs/>
                <w:lang w:val="en-US"/>
              </w:rPr>
            </w:rPrChange>
          </w:rPr>
          <w:delText>5.4. What insights can you draw from your analysis? For example, which input variables</w:delText>
        </w:r>
        <w:r w:rsidR="00BA10C1" w:rsidRPr="00E47F12" w:rsidDel="00655544">
          <w:rPr>
            <w:rFonts w:ascii="Arial" w:hAnsi="Arial" w:cs="Arial"/>
            <w:b/>
            <w:bCs/>
            <w:color w:val="FF0000"/>
            <w:lang w:val="en-US"/>
            <w:rPrChange w:id="796" w:author="Microsoft account" w:date="2022-08-07T14:47:00Z">
              <w:rPr>
                <w:rFonts w:ascii="Arial" w:hAnsi="Arial" w:cs="Arial"/>
                <w:b/>
                <w:bCs/>
                <w:lang w:val="en-US"/>
              </w:rPr>
            </w:rPrChange>
          </w:rPr>
          <w:delText xml:space="preserve"> </w:delText>
        </w:r>
        <w:r w:rsidRPr="00E47F12" w:rsidDel="00655544">
          <w:rPr>
            <w:rFonts w:ascii="Arial" w:hAnsi="Arial" w:cs="Arial"/>
            <w:b/>
            <w:bCs/>
            <w:color w:val="FF0000"/>
            <w:lang w:val="en-US"/>
            <w:rPrChange w:id="797" w:author="Microsoft account" w:date="2022-08-07T14:47:00Z">
              <w:rPr>
                <w:rFonts w:ascii="Arial" w:hAnsi="Arial" w:cs="Arial"/>
                <w:b/>
                <w:bCs/>
                <w:lang w:val="en-US"/>
              </w:rPr>
            </w:rPrChange>
          </w:rPr>
          <w:delText>are most valuable for predicting energy usage/price?</w:delText>
        </w:r>
      </w:del>
    </w:p>
    <w:p w14:paraId="37A78EDB" w14:textId="3AE9E4C8" w:rsidR="00C2065C" w:rsidRPr="00E47F12" w:rsidDel="00217C7B" w:rsidRDefault="00C2065C" w:rsidP="00C2065C">
      <w:pPr>
        <w:spacing w:after="0" w:line="240" w:lineRule="auto"/>
        <w:jc w:val="both"/>
        <w:rPr>
          <w:del w:id="798" w:author="Microsoft account" w:date="2022-08-07T14:45:00Z"/>
          <w:rFonts w:ascii="Arial" w:hAnsi="Arial" w:cs="Arial"/>
          <w:b/>
          <w:bCs/>
          <w:color w:val="FF0000"/>
          <w:lang w:val="en-US"/>
          <w:rPrChange w:id="799" w:author="Microsoft account" w:date="2022-08-07T14:47:00Z">
            <w:rPr>
              <w:del w:id="800" w:author="Microsoft account" w:date="2022-08-07T14:45:00Z"/>
              <w:rFonts w:ascii="Arial" w:hAnsi="Arial" w:cs="Arial"/>
              <w:b/>
              <w:bCs/>
              <w:lang w:val="en-US"/>
            </w:rPr>
          </w:rPrChange>
        </w:rPr>
      </w:pPr>
    </w:p>
    <w:p w14:paraId="210B09D3" w14:textId="2DD1D457" w:rsidR="00C2065C" w:rsidRPr="00E47F12" w:rsidDel="00217C7B" w:rsidRDefault="00C2065C" w:rsidP="00C2065C">
      <w:pPr>
        <w:spacing w:after="0" w:line="240" w:lineRule="auto"/>
        <w:jc w:val="both"/>
        <w:rPr>
          <w:del w:id="801" w:author="Microsoft account" w:date="2022-08-07T14:45:00Z"/>
          <w:rFonts w:ascii="Arial" w:hAnsi="Arial" w:cs="Arial"/>
          <w:color w:val="FF0000"/>
          <w:lang w:val="en-US"/>
          <w:rPrChange w:id="802" w:author="Microsoft account" w:date="2022-08-07T14:47:00Z">
            <w:rPr>
              <w:del w:id="803" w:author="Microsoft account" w:date="2022-08-07T14:45:00Z"/>
              <w:rFonts w:ascii="Arial" w:hAnsi="Arial" w:cs="Arial"/>
              <w:lang w:val="en-US"/>
            </w:rPr>
          </w:rPrChange>
        </w:rPr>
      </w:pPr>
      <w:del w:id="804" w:author="Microsoft account" w:date="2022-08-07T14:45:00Z">
        <w:r w:rsidRPr="00E47F12" w:rsidDel="00217C7B">
          <w:rPr>
            <w:rFonts w:ascii="Arial" w:hAnsi="Arial" w:cs="Arial"/>
            <w:color w:val="FF0000"/>
            <w:lang w:val="en-US"/>
            <w:rPrChange w:id="805" w:author="Microsoft account" w:date="2022-08-07T14:47:00Z">
              <w:rPr>
                <w:rFonts w:ascii="Arial" w:hAnsi="Arial" w:cs="Arial"/>
                <w:lang w:val="en-US"/>
              </w:rPr>
            </w:rPrChange>
          </w:rPr>
          <w:delText xml:space="preserve">Given the results of our maximum demand usage prediction model, we can confirm that the underlying relationship existing between the </w:delText>
        </w:r>
        <w:r w:rsidRPr="00E47F12" w:rsidDel="00217C7B">
          <w:rPr>
            <w:rFonts w:ascii="Arial" w:hAnsi="Arial" w:cs="Arial"/>
            <w:color w:val="FF0000"/>
            <w:highlight w:val="yellow"/>
            <w:lang w:val="en-US"/>
            <w:rPrChange w:id="806" w:author="Microsoft account" w:date="2022-08-07T14:47:00Z">
              <w:rPr>
                <w:rFonts w:ascii="Arial" w:hAnsi="Arial" w:cs="Arial"/>
                <w:highlight w:val="yellow"/>
                <w:lang w:val="en-US"/>
              </w:rPr>
            </w:rPrChange>
          </w:rPr>
          <w:delText>minimum temperature</w:delText>
        </w:r>
        <w:r w:rsidRPr="00E47F12" w:rsidDel="00217C7B">
          <w:rPr>
            <w:rFonts w:ascii="Arial" w:hAnsi="Arial" w:cs="Arial"/>
            <w:color w:val="FF0000"/>
            <w:lang w:val="en-US"/>
            <w:rPrChange w:id="807" w:author="Microsoft account" w:date="2022-08-07T14:47:00Z">
              <w:rPr>
                <w:rFonts w:ascii="Arial" w:hAnsi="Arial" w:cs="Arial"/>
                <w:lang w:val="en-US"/>
              </w:rPr>
            </w:rPrChange>
          </w:rPr>
          <w:delText xml:space="preserve"> and the </w:delText>
        </w:r>
        <w:r w:rsidRPr="00E47F12" w:rsidDel="00217C7B">
          <w:rPr>
            <w:rFonts w:ascii="Arial" w:hAnsi="Arial" w:cs="Arial"/>
            <w:color w:val="FF0000"/>
            <w:highlight w:val="yellow"/>
            <w:lang w:val="en-US"/>
            <w:rPrChange w:id="808" w:author="Microsoft account" w:date="2022-08-07T14:47:00Z">
              <w:rPr>
                <w:rFonts w:ascii="Arial" w:hAnsi="Arial" w:cs="Arial"/>
                <w:highlight w:val="yellow"/>
                <w:lang w:val="en-US"/>
              </w:rPr>
            </w:rPrChange>
          </w:rPr>
          <w:delText>demand</w:delText>
        </w:r>
        <w:r w:rsidRPr="00E47F12" w:rsidDel="00217C7B">
          <w:rPr>
            <w:rFonts w:ascii="Arial" w:hAnsi="Arial" w:cs="Arial"/>
            <w:color w:val="FF0000"/>
            <w:lang w:val="en-US"/>
            <w:rPrChange w:id="809" w:author="Microsoft account" w:date="2022-08-07T14:47:00Z">
              <w:rPr>
                <w:rFonts w:ascii="Arial" w:hAnsi="Arial" w:cs="Arial"/>
                <w:lang w:val="en-US"/>
              </w:rPr>
            </w:rPrChange>
          </w:rPr>
          <w:delText xml:space="preserve"> is somewhat </w:delText>
        </w:r>
        <w:r w:rsidRPr="00E47F12" w:rsidDel="00217C7B">
          <w:rPr>
            <w:rFonts w:ascii="Arial" w:hAnsi="Arial" w:cs="Arial"/>
            <w:color w:val="FF0000"/>
            <w:highlight w:val="yellow"/>
            <w:lang w:val="en-US"/>
            <w:rPrChange w:id="810" w:author="Microsoft account" w:date="2022-08-07T14:47:00Z">
              <w:rPr>
                <w:rFonts w:ascii="Arial" w:hAnsi="Arial" w:cs="Arial"/>
                <w:highlight w:val="yellow"/>
                <w:lang w:val="en-US"/>
              </w:rPr>
            </w:rPrChange>
          </w:rPr>
          <w:delText>linear</w:delText>
        </w:r>
        <w:r w:rsidRPr="00E47F12" w:rsidDel="00217C7B">
          <w:rPr>
            <w:rFonts w:ascii="Arial" w:hAnsi="Arial" w:cs="Arial"/>
            <w:color w:val="FF0000"/>
            <w:lang w:val="en-US"/>
            <w:rPrChange w:id="811" w:author="Microsoft account" w:date="2022-08-07T14:47:00Z">
              <w:rPr>
                <w:rFonts w:ascii="Arial" w:hAnsi="Arial" w:cs="Arial"/>
                <w:lang w:val="en-US"/>
              </w:rPr>
            </w:rPrChange>
          </w:rPr>
          <w:delText xml:space="preserve">. </w:delText>
        </w:r>
        <w:r w:rsidRPr="00E47F12" w:rsidDel="00217C7B">
          <w:rPr>
            <w:rFonts w:ascii="Arial" w:hAnsi="Arial" w:cs="Arial"/>
            <w:color w:val="FF0000"/>
            <w:lang w:val="en-US"/>
            <w:rPrChange w:id="812" w:author="Microsoft account" w:date="2022-08-07T14:47:00Z">
              <w:rPr>
                <w:rFonts w:ascii="Arial" w:hAnsi="Arial" w:cs="Arial"/>
                <w:color w:val="000000" w:themeColor="text1"/>
                <w:lang w:val="en-US"/>
              </w:rPr>
            </w:rPrChange>
          </w:rPr>
          <w:delText>The r</w:delText>
        </w:r>
        <w:r w:rsidRPr="00E47F12" w:rsidDel="00217C7B">
          <w:rPr>
            <w:rFonts w:ascii="Arial" w:hAnsi="Arial" w:cs="Arial"/>
            <w:color w:val="FF0000"/>
            <w:vertAlign w:val="superscript"/>
            <w:lang w:val="en-US"/>
            <w:rPrChange w:id="813" w:author="Microsoft account" w:date="2022-08-07T14:47:00Z">
              <w:rPr>
                <w:rFonts w:ascii="Arial" w:hAnsi="Arial" w:cs="Arial"/>
                <w:color w:val="000000" w:themeColor="text1"/>
                <w:vertAlign w:val="superscript"/>
                <w:lang w:val="en-US"/>
              </w:rPr>
            </w:rPrChange>
          </w:rPr>
          <w:delText>2</w:delText>
        </w:r>
        <w:r w:rsidRPr="00E47F12" w:rsidDel="00217C7B">
          <w:rPr>
            <w:rFonts w:ascii="Arial" w:hAnsi="Arial" w:cs="Arial"/>
            <w:color w:val="FF0000"/>
            <w:lang w:val="en-US"/>
            <w:rPrChange w:id="814" w:author="Microsoft account" w:date="2022-08-07T14:47:00Z">
              <w:rPr>
                <w:rFonts w:ascii="Arial" w:hAnsi="Arial" w:cs="Arial"/>
                <w:color w:val="000000" w:themeColor="text1"/>
                <w:lang w:val="en-US"/>
              </w:rPr>
            </w:rPrChange>
          </w:rPr>
          <w:delText xml:space="preserve"> score for this model indicates that some but not all of the variation in the </w:delText>
        </w:r>
        <w:r w:rsidRPr="00E47F12" w:rsidDel="00217C7B">
          <w:rPr>
            <w:rFonts w:ascii="Arial" w:hAnsi="Arial" w:cs="Arial"/>
            <w:color w:val="FF0000"/>
            <w:highlight w:val="yellow"/>
            <w:lang w:val="en-US"/>
            <w:rPrChange w:id="815" w:author="Microsoft account" w:date="2022-08-07T14:47:00Z">
              <w:rPr>
                <w:rFonts w:ascii="Arial" w:hAnsi="Arial" w:cs="Arial"/>
                <w:color w:val="000000" w:themeColor="text1"/>
                <w:highlight w:val="yellow"/>
                <w:lang w:val="en-US"/>
              </w:rPr>
            </w:rPrChange>
          </w:rPr>
          <w:delText>demand</w:delText>
        </w:r>
        <w:r w:rsidRPr="00E47F12" w:rsidDel="00217C7B">
          <w:rPr>
            <w:rFonts w:ascii="Arial" w:hAnsi="Arial" w:cs="Arial"/>
            <w:color w:val="FF0000"/>
            <w:lang w:val="en-US"/>
            <w:rPrChange w:id="816" w:author="Microsoft account" w:date="2022-08-07T14:47:00Z">
              <w:rPr>
                <w:rFonts w:ascii="Arial" w:hAnsi="Arial" w:cs="Arial"/>
                <w:color w:val="000000" w:themeColor="text1"/>
                <w:lang w:val="en-US"/>
              </w:rPr>
            </w:rPrChange>
          </w:rPr>
          <w:delText xml:space="preserve"> is explained by variation in the </w:delText>
        </w:r>
        <w:r w:rsidRPr="00E47F12" w:rsidDel="00217C7B">
          <w:rPr>
            <w:rFonts w:ascii="Arial" w:hAnsi="Arial" w:cs="Arial"/>
            <w:color w:val="FF0000"/>
            <w:highlight w:val="yellow"/>
            <w:lang w:val="en-US"/>
            <w:rPrChange w:id="817" w:author="Microsoft account" w:date="2022-08-07T14:47:00Z">
              <w:rPr>
                <w:rFonts w:ascii="Arial" w:hAnsi="Arial" w:cs="Arial"/>
                <w:color w:val="000000" w:themeColor="text1"/>
                <w:highlight w:val="yellow"/>
                <w:lang w:val="en-US"/>
              </w:rPr>
            </w:rPrChange>
          </w:rPr>
          <w:delText>minimum temperature</w:delText>
        </w:r>
        <w:r w:rsidRPr="00E47F12" w:rsidDel="00217C7B">
          <w:rPr>
            <w:rFonts w:ascii="Arial" w:hAnsi="Arial" w:cs="Arial"/>
            <w:color w:val="FF0000"/>
            <w:lang w:val="en-US"/>
            <w:rPrChange w:id="818" w:author="Microsoft account" w:date="2022-08-07T14:47:00Z">
              <w:rPr>
                <w:rFonts w:ascii="Arial" w:hAnsi="Arial" w:cs="Arial"/>
                <w:color w:val="000000" w:themeColor="text1"/>
                <w:lang w:val="en-US"/>
              </w:rPr>
            </w:rPrChange>
          </w:rPr>
          <w:delText xml:space="preserve">. </w:delText>
        </w:r>
      </w:del>
    </w:p>
    <w:p w14:paraId="3F849D93" w14:textId="65CBEA24" w:rsidR="00C2065C" w:rsidRPr="00E47F12" w:rsidDel="00217C7B" w:rsidRDefault="00C2065C" w:rsidP="00C2065C">
      <w:pPr>
        <w:spacing w:after="0" w:line="240" w:lineRule="auto"/>
        <w:jc w:val="both"/>
        <w:rPr>
          <w:del w:id="819" w:author="Microsoft account" w:date="2022-08-07T14:45:00Z"/>
          <w:rFonts w:ascii="Arial" w:hAnsi="Arial" w:cs="Arial"/>
          <w:b/>
          <w:bCs/>
          <w:color w:val="FF0000"/>
          <w:lang w:val="en-US"/>
          <w:rPrChange w:id="820" w:author="Microsoft account" w:date="2022-08-07T14:47:00Z">
            <w:rPr>
              <w:del w:id="821" w:author="Microsoft account" w:date="2022-08-07T14:45:00Z"/>
              <w:rFonts w:ascii="Arial" w:hAnsi="Arial" w:cs="Arial"/>
              <w:b/>
              <w:bCs/>
              <w:lang w:val="en-US"/>
            </w:rPr>
          </w:rPrChange>
        </w:rPr>
      </w:pPr>
    </w:p>
    <w:p w14:paraId="5D9DDF0A" w14:textId="48F65A2D" w:rsidR="00C2065C" w:rsidRPr="00E47F12" w:rsidDel="00217C7B" w:rsidRDefault="00C2065C" w:rsidP="00C2065C">
      <w:pPr>
        <w:spacing w:after="0" w:line="240" w:lineRule="auto"/>
        <w:jc w:val="both"/>
        <w:rPr>
          <w:del w:id="822" w:author="Microsoft account" w:date="2022-08-07T14:45:00Z"/>
          <w:rFonts w:ascii="Arial" w:hAnsi="Arial" w:cs="Arial"/>
          <w:color w:val="FF0000"/>
          <w:lang w:val="en-US"/>
          <w:rPrChange w:id="823" w:author="Microsoft account" w:date="2022-08-07T14:47:00Z">
            <w:rPr>
              <w:del w:id="824" w:author="Microsoft account" w:date="2022-08-07T14:45:00Z"/>
              <w:rFonts w:ascii="Arial" w:hAnsi="Arial" w:cs="Arial"/>
              <w:lang w:val="en-US"/>
            </w:rPr>
          </w:rPrChange>
        </w:rPr>
      </w:pPr>
      <w:del w:id="825" w:author="Microsoft account" w:date="2022-08-07T14:45:00Z">
        <w:r w:rsidRPr="00E47F12" w:rsidDel="00217C7B">
          <w:rPr>
            <w:rFonts w:ascii="Arial" w:hAnsi="Arial" w:cs="Arial"/>
            <w:color w:val="FF0000"/>
            <w:lang w:val="en-US"/>
            <w:rPrChange w:id="826" w:author="Microsoft account" w:date="2022-08-07T14:47:00Z">
              <w:rPr>
                <w:rFonts w:ascii="Arial" w:hAnsi="Arial" w:cs="Arial"/>
                <w:lang w:val="en-US"/>
              </w:rPr>
            </w:rPrChange>
          </w:rPr>
          <w:delText xml:space="preserve">On the other hand, based on the results of our maximum price category prediction model, we therefore conclude that a change in the selected features will result in a change in the price category. Both Decision Tree and KNN produced similar results to validate this. Like the demand usage prediction model, it seems that the </w:delText>
        </w:r>
        <w:r w:rsidRPr="00E47F12" w:rsidDel="00217C7B">
          <w:rPr>
            <w:rFonts w:ascii="Arial" w:hAnsi="Arial" w:cs="Arial"/>
            <w:color w:val="FF0000"/>
            <w:highlight w:val="yellow"/>
            <w:lang w:val="en-US"/>
            <w:rPrChange w:id="827" w:author="Microsoft account" w:date="2022-08-07T14:47:00Z">
              <w:rPr>
                <w:rFonts w:ascii="Arial" w:hAnsi="Arial" w:cs="Arial"/>
                <w:highlight w:val="yellow"/>
                <w:lang w:val="en-US"/>
              </w:rPr>
            </w:rPrChange>
          </w:rPr>
          <w:delText>minimum temperature</w:delText>
        </w:r>
        <w:r w:rsidRPr="00E47F12" w:rsidDel="00217C7B">
          <w:rPr>
            <w:rFonts w:ascii="Arial" w:hAnsi="Arial" w:cs="Arial"/>
            <w:color w:val="FF0000"/>
            <w:lang w:val="en-US"/>
            <w:rPrChange w:id="828" w:author="Microsoft account" w:date="2022-08-07T14:47:00Z">
              <w:rPr>
                <w:rFonts w:ascii="Arial" w:hAnsi="Arial" w:cs="Arial"/>
                <w:lang w:val="en-US"/>
              </w:rPr>
            </w:rPrChange>
          </w:rPr>
          <w:delText xml:space="preserve"> is the most valuable predictor of the price category. </w:delText>
        </w:r>
      </w:del>
    </w:p>
    <w:p w14:paraId="304E78C9" w14:textId="005758C6" w:rsidR="00385907" w:rsidRPr="00E47F12" w:rsidDel="00655544" w:rsidRDefault="00385907" w:rsidP="00E71CE1">
      <w:pPr>
        <w:spacing w:after="0" w:line="240" w:lineRule="auto"/>
        <w:ind w:left="720"/>
        <w:jc w:val="both"/>
        <w:rPr>
          <w:del w:id="829" w:author="Microsoft account" w:date="2022-08-07T16:11:00Z"/>
          <w:rFonts w:ascii="Arial" w:hAnsi="Arial" w:cs="Arial"/>
          <w:color w:val="FF0000"/>
          <w:lang w:val="en-US"/>
          <w:rPrChange w:id="830" w:author="Microsoft account" w:date="2022-08-07T14:47:00Z">
            <w:rPr>
              <w:del w:id="831" w:author="Microsoft account" w:date="2022-08-07T16:11:00Z"/>
              <w:rFonts w:ascii="Arial" w:hAnsi="Arial" w:cs="Arial"/>
              <w:lang w:val="en-US"/>
            </w:rPr>
          </w:rPrChange>
        </w:rPr>
      </w:pPr>
    </w:p>
    <w:p w14:paraId="1396D363" w14:textId="2E070CDC" w:rsidR="00E71CE1" w:rsidRPr="00E47F12" w:rsidDel="00655544" w:rsidRDefault="00E71CE1" w:rsidP="00E71CE1">
      <w:pPr>
        <w:spacing w:after="0" w:line="240" w:lineRule="auto"/>
        <w:ind w:left="720"/>
        <w:jc w:val="both"/>
        <w:rPr>
          <w:del w:id="832" w:author="Microsoft account" w:date="2022-08-07T16:11:00Z"/>
          <w:rFonts w:ascii="Arial" w:hAnsi="Arial" w:cs="Arial"/>
          <w:b/>
          <w:bCs/>
          <w:color w:val="FF0000"/>
          <w:lang w:val="en-US"/>
          <w:rPrChange w:id="833" w:author="Microsoft account" w:date="2022-08-07T14:47:00Z">
            <w:rPr>
              <w:del w:id="834" w:author="Microsoft account" w:date="2022-08-07T16:11:00Z"/>
              <w:rFonts w:ascii="Arial" w:hAnsi="Arial" w:cs="Arial"/>
              <w:b/>
              <w:bCs/>
              <w:lang w:val="en-US"/>
            </w:rPr>
          </w:rPrChange>
        </w:rPr>
      </w:pPr>
      <w:del w:id="835" w:author="Microsoft account" w:date="2022-08-07T16:11:00Z">
        <w:r w:rsidRPr="00E47F12" w:rsidDel="00655544">
          <w:rPr>
            <w:rFonts w:ascii="Arial" w:hAnsi="Arial" w:cs="Arial"/>
            <w:b/>
            <w:bCs/>
            <w:color w:val="FF0000"/>
            <w:lang w:val="en-US"/>
            <w:rPrChange w:id="836" w:author="Microsoft account" w:date="2022-08-07T14:47:00Z">
              <w:rPr>
                <w:rFonts w:ascii="Arial" w:hAnsi="Arial" w:cs="Arial"/>
                <w:b/>
                <w:bCs/>
                <w:lang w:val="en-US"/>
              </w:rPr>
            </w:rPrChange>
          </w:rPr>
          <w:delText>5.5. Why are your results significant and valuable?</w:delText>
        </w:r>
      </w:del>
    </w:p>
    <w:p w14:paraId="3E46FFAC" w14:textId="5F8517A8" w:rsidR="00385907" w:rsidRPr="00E47F12" w:rsidDel="00655544" w:rsidRDefault="00385907" w:rsidP="00E71CE1">
      <w:pPr>
        <w:spacing w:after="0" w:line="240" w:lineRule="auto"/>
        <w:ind w:left="720"/>
        <w:jc w:val="both"/>
        <w:rPr>
          <w:del w:id="837" w:author="Microsoft account" w:date="2022-08-07T16:11:00Z"/>
          <w:rFonts w:ascii="Arial" w:hAnsi="Arial" w:cs="Arial"/>
          <w:color w:val="FF0000"/>
          <w:lang w:val="en-US"/>
          <w:rPrChange w:id="838" w:author="Microsoft account" w:date="2022-08-07T14:47:00Z">
            <w:rPr>
              <w:del w:id="839" w:author="Microsoft account" w:date="2022-08-07T16:11:00Z"/>
              <w:rFonts w:ascii="Arial" w:hAnsi="Arial" w:cs="Arial"/>
              <w:lang w:val="en-US"/>
            </w:rPr>
          </w:rPrChange>
        </w:rPr>
      </w:pPr>
    </w:p>
    <w:p w14:paraId="1C38493F" w14:textId="4E500C98" w:rsidR="00E71CE1" w:rsidRPr="00E47F12" w:rsidDel="00655544" w:rsidRDefault="00E71CE1" w:rsidP="00E71CE1">
      <w:pPr>
        <w:spacing w:after="0" w:line="240" w:lineRule="auto"/>
        <w:ind w:left="720"/>
        <w:jc w:val="both"/>
        <w:rPr>
          <w:del w:id="840" w:author="Microsoft account" w:date="2022-08-07T16:11:00Z"/>
          <w:rFonts w:ascii="Arial" w:hAnsi="Arial" w:cs="Arial"/>
          <w:b/>
          <w:bCs/>
          <w:color w:val="FF0000"/>
          <w:lang w:val="en-US"/>
          <w:rPrChange w:id="841" w:author="Microsoft account" w:date="2022-08-07T14:47:00Z">
            <w:rPr>
              <w:del w:id="842" w:author="Microsoft account" w:date="2022-08-07T16:11:00Z"/>
              <w:rFonts w:ascii="Arial" w:hAnsi="Arial" w:cs="Arial"/>
              <w:b/>
              <w:bCs/>
              <w:lang w:val="en-US"/>
            </w:rPr>
          </w:rPrChange>
        </w:rPr>
      </w:pPr>
      <w:del w:id="843" w:author="Microsoft account" w:date="2022-08-07T16:11:00Z">
        <w:r w:rsidRPr="00E47F12" w:rsidDel="00655544">
          <w:rPr>
            <w:rFonts w:ascii="Arial" w:hAnsi="Arial" w:cs="Arial"/>
            <w:b/>
            <w:bCs/>
            <w:color w:val="FF0000"/>
            <w:lang w:val="en-US"/>
            <w:rPrChange w:id="844" w:author="Microsoft account" w:date="2022-08-07T14:47:00Z">
              <w:rPr>
                <w:rFonts w:ascii="Arial" w:hAnsi="Arial" w:cs="Arial"/>
                <w:b/>
                <w:bCs/>
                <w:lang w:val="en-US"/>
              </w:rPr>
            </w:rPrChange>
          </w:rPr>
          <w:delText>5.6. What are the limitations of your results and how can the project be improved for future?</w:delText>
        </w:r>
      </w:del>
    </w:p>
    <w:p w14:paraId="252D469C" w14:textId="5B7A4BE9" w:rsidR="001F1252" w:rsidDel="00E47F12" w:rsidRDefault="001F1252" w:rsidP="001F1252">
      <w:pPr>
        <w:spacing w:after="0" w:line="240" w:lineRule="auto"/>
        <w:jc w:val="both"/>
        <w:rPr>
          <w:del w:id="845" w:author="Microsoft account" w:date="2022-08-07T14:46:00Z"/>
          <w:rFonts w:ascii="Arial" w:hAnsi="Arial" w:cs="Arial"/>
          <w:lang w:val="en-US"/>
        </w:rPr>
      </w:pPr>
    </w:p>
    <w:p w14:paraId="225F7915" w14:textId="4B2E0AFD" w:rsidR="00A35C8A" w:rsidDel="00E47F12" w:rsidRDefault="00A35C8A" w:rsidP="00A35C8A">
      <w:pPr>
        <w:spacing w:after="0" w:line="240" w:lineRule="auto"/>
        <w:jc w:val="both"/>
        <w:rPr>
          <w:del w:id="846" w:author="Microsoft account" w:date="2022-08-07T14:46:00Z"/>
          <w:rFonts w:ascii="Arial" w:hAnsi="Arial" w:cs="Arial"/>
          <w:lang w:val="en-US"/>
        </w:rPr>
      </w:pPr>
      <w:del w:id="847" w:author="Microsoft account" w:date="2022-08-07T14:46:00Z">
        <w:r w:rsidDel="00E47F12">
          <w:rPr>
            <w:rFonts w:ascii="Arial" w:hAnsi="Arial" w:cs="Arial"/>
            <w:lang w:val="en-US"/>
          </w:rPr>
          <w:delText>The models can be improved by feature selection.</w:delText>
        </w:r>
        <w:r w:rsidR="006230F9" w:rsidDel="00E47F12">
          <w:rPr>
            <w:rFonts w:ascii="Arial" w:hAnsi="Arial" w:cs="Arial"/>
            <w:lang w:val="en-US"/>
          </w:rPr>
          <w:delText xml:space="preserve"> Also, using different random states, k neighbour values</w:delText>
        </w:r>
        <w:r w:rsidR="00D94B05" w:rsidDel="00E47F12">
          <w:rPr>
            <w:rFonts w:ascii="Arial" w:hAnsi="Arial" w:cs="Arial"/>
            <w:lang w:val="en-US"/>
          </w:rPr>
          <w:delText>,</w:delText>
        </w:r>
        <w:r w:rsidR="006230F9" w:rsidDel="00E47F12">
          <w:rPr>
            <w:rFonts w:ascii="Arial" w:hAnsi="Arial" w:cs="Arial"/>
            <w:lang w:val="en-US"/>
          </w:rPr>
          <w:delText xml:space="preserve"> k-folds </w:delText>
        </w:r>
        <w:r w:rsidR="00D94B05" w:rsidDel="00E47F12">
          <w:rPr>
            <w:rFonts w:ascii="Arial" w:hAnsi="Arial" w:cs="Arial"/>
            <w:lang w:val="en-US"/>
          </w:rPr>
          <w:delText xml:space="preserve">and train/test splits </w:delText>
        </w:r>
        <w:r w:rsidR="006230F9" w:rsidDel="00E47F12">
          <w:rPr>
            <w:rFonts w:ascii="Arial" w:hAnsi="Arial" w:cs="Arial"/>
            <w:lang w:val="en-US"/>
          </w:rPr>
          <w:delText xml:space="preserve">will </w:delText>
        </w:r>
        <w:r w:rsidR="00C00895" w:rsidDel="00E47F12">
          <w:rPr>
            <w:rFonts w:ascii="Arial" w:hAnsi="Arial" w:cs="Arial"/>
            <w:lang w:val="en-US"/>
          </w:rPr>
          <w:delText>result</w:delText>
        </w:r>
        <w:r w:rsidR="006230F9" w:rsidDel="00E47F12">
          <w:rPr>
            <w:rFonts w:ascii="Arial" w:hAnsi="Arial" w:cs="Arial"/>
            <w:lang w:val="en-US"/>
          </w:rPr>
          <w:delText xml:space="preserve"> to different accuracy scores.  </w:delText>
        </w:r>
      </w:del>
    </w:p>
    <w:p w14:paraId="023BE958" w14:textId="40685A10" w:rsidR="000A64AC" w:rsidDel="00E47F12" w:rsidRDefault="000A64AC" w:rsidP="00A35C8A">
      <w:pPr>
        <w:spacing w:after="0" w:line="240" w:lineRule="auto"/>
        <w:jc w:val="both"/>
        <w:rPr>
          <w:del w:id="848" w:author="Microsoft account" w:date="2022-08-07T14:46:00Z"/>
          <w:rFonts w:ascii="Arial" w:hAnsi="Arial" w:cs="Arial"/>
          <w:lang w:val="en-US"/>
        </w:rPr>
      </w:pPr>
    </w:p>
    <w:p w14:paraId="07FFB252" w14:textId="7C53694F" w:rsidR="00245E45" w:rsidRDefault="00245E45" w:rsidP="00A35C8A">
      <w:pPr>
        <w:spacing w:after="0" w:line="240" w:lineRule="auto"/>
        <w:jc w:val="both"/>
        <w:rPr>
          <w:rFonts w:ascii="Arial" w:hAnsi="Arial" w:cs="Arial"/>
          <w:b/>
          <w:bCs/>
          <w:color w:val="FF0000"/>
          <w:lang w:val="en-US"/>
        </w:rPr>
      </w:pPr>
    </w:p>
    <w:p w14:paraId="26FC0233" w14:textId="5F79DBD2" w:rsidR="007D5959" w:rsidRPr="00B74C42" w:rsidRDefault="00B74C42" w:rsidP="00A35C8A">
      <w:pPr>
        <w:spacing w:after="0" w:line="240" w:lineRule="auto"/>
        <w:jc w:val="both"/>
        <w:rPr>
          <w:ins w:id="849" w:author="Microsoft account" w:date="2022-08-07T17:08:00Z"/>
          <w:rFonts w:ascii="Arial" w:hAnsi="Arial" w:cs="Arial"/>
          <w:bCs/>
          <w:lang w:val="en-US"/>
          <w:rPrChange w:id="850" w:author="Microsoft account" w:date="2022-08-07T17:17:00Z">
            <w:rPr>
              <w:ins w:id="851" w:author="Microsoft account" w:date="2022-08-07T17:08:00Z"/>
              <w:rFonts w:ascii="Arial" w:hAnsi="Arial" w:cs="Arial"/>
              <w:b/>
              <w:bCs/>
              <w:color w:val="FF0000"/>
              <w:lang w:val="en-US"/>
            </w:rPr>
          </w:rPrChange>
        </w:rPr>
      </w:pPr>
      <w:ins w:id="852" w:author="Microsoft account" w:date="2022-08-07T17:08:00Z">
        <w:r w:rsidRPr="00B74C42">
          <w:rPr>
            <w:rFonts w:ascii="Arial" w:hAnsi="Arial" w:cs="Arial"/>
            <w:bCs/>
            <w:lang w:val="en-US"/>
            <w:rPrChange w:id="853" w:author="Microsoft account" w:date="2022-08-07T17:17:00Z">
              <w:rPr>
                <w:rFonts w:ascii="Arial" w:hAnsi="Arial" w:cs="Arial"/>
                <w:b/>
                <w:bCs/>
                <w:color w:val="FF0000"/>
                <w:lang w:val="en-US"/>
              </w:rPr>
            </w:rPrChange>
          </w:rPr>
          <w:lastRenderedPageBreak/>
          <w:t xml:space="preserve">The results are significant insofar as they can help to predict the energy demand and price category for energy usage planning and costing. For a given weather forecast, we may be able to make some assumptions about </w:t>
        </w:r>
      </w:ins>
      <w:ins w:id="854" w:author="Microsoft account" w:date="2022-08-07T17:13:00Z">
        <w:r w:rsidRPr="00B74C42">
          <w:rPr>
            <w:rFonts w:ascii="Arial" w:hAnsi="Arial" w:cs="Arial"/>
            <w:bCs/>
            <w:lang w:val="en-US"/>
            <w:rPrChange w:id="855" w:author="Microsoft account" w:date="2022-08-07T17:17:00Z">
              <w:rPr>
                <w:rFonts w:ascii="Arial" w:hAnsi="Arial" w:cs="Arial"/>
                <w:b/>
                <w:bCs/>
                <w:color w:val="FF0000"/>
                <w:lang w:val="en-US"/>
              </w:rPr>
            </w:rPrChange>
          </w:rPr>
          <w:t xml:space="preserve">energy </w:t>
        </w:r>
      </w:ins>
      <w:ins w:id="856" w:author="Microsoft account" w:date="2022-08-07T17:08:00Z">
        <w:r w:rsidRPr="00B74C42">
          <w:rPr>
            <w:rFonts w:ascii="Arial" w:hAnsi="Arial" w:cs="Arial"/>
            <w:bCs/>
            <w:lang w:val="en-US"/>
            <w:rPrChange w:id="857" w:author="Microsoft account" w:date="2022-08-07T17:17:00Z">
              <w:rPr>
                <w:rFonts w:ascii="Arial" w:hAnsi="Arial" w:cs="Arial"/>
                <w:b/>
                <w:bCs/>
                <w:color w:val="FF0000"/>
                <w:lang w:val="en-US"/>
              </w:rPr>
            </w:rPrChange>
          </w:rPr>
          <w:t>demand and cost at a future date.</w:t>
        </w:r>
      </w:ins>
    </w:p>
    <w:p w14:paraId="7771B000" w14:textId="61FCAB5B" w:rsidR="00B74C42" w:rsidRDefault="00B74C42" w:rsidP="00A35C8A">
      <w:pPr>
        <w:spacing w:after="0" w:line="240" w:lineRule="auto"/>
        <w:jc w:val="both"/>
        <w:rPr>
          <w:ins w:id="858" w:author="estela" w:date="2022-08-07T19:01:00Z"/>
          <w:rFonts w:ascii="Arial" w:hAnsi="Arial" w:cs="Arial"/>
          <w:bCs/>
          <w:lang w:val="en-US"/>
        </w:rPr>
      </w:pPr>
      <w:ins w:id="859" w:author="Microsoft account" w:date="2022-08-07T17:14:00Z">
        <w:r w:rsidRPr="00B74C42">
          <w:rPr>
            <w:rFonts w:ascii="Arial" w:hAnsi="Arial" w:cs="Arial"/>
            <w:bCs/>
            <w:lang w:val="en-US"/>
            <w:rPrChange w:id="860" w:author="Microsoft account" w:date="2022-08-07T17:17:00Z">
              <w:rPr>
                <w:rFonts w:ascii="Arial" w:hAnsi="Arial" w:cs="Arial"/>
                <w:b/>
                <w:bCs/>
                <w:color w:val="FF0000"/>
                <w:lang w:val="en-US"/>
              </w:rPr>
            </w:rPrChange>
          </w:rPr>
          <w:t xml:space="preserve">The models however cannot be used to predict outside of the range of weather data </w:t>
        </w:r>
      </w:ins>
      <w:ins w:id="861" w:author="Microsoft account" w:date="2022-08-07T17:28:00Z">
        <w:r w:rsidR="00493AF4">
          <w:rPr>
            <w:rFonts w:ascii="Arial" w:hAnsi="Arial" w:cs="Arial"/>
            <w:bCs/>
            <w:lang w:val="en-US"/>
          </w:rPr>
          <w:t xml:space="preserve">contained </w:t>
        </w:r>
      </w:ins>
      <w:ins w:id="862" w:author="Microsoft account" w:date="2022-08-07T17:14:00Z">
        <w:r w:rsidRPr="00B74C42">
          <w:rPr>
            <w:rFonts w:ascii="Arial" w:hAnsi="Arial" w:cs="Arial"/>
            <w:bCs/>
            <w:lang w:val="en-US"/>
            <w:rPrChange w:id="863" w:author="Microsoft account" w:date="2022-08-07T17:17:00Z">
              <w:rPr>
                <w:rFonts w:ascii="Arial" w:hAnsi="Arial" w:cs="Arial"/>
                <w:b/>
                <w:bCs/>
                <w:color w:val="FF0000"/>
                <w:lang w:val="en-US"/>
              </w:rPr>
            </w:rPrChange>
          </w:rPr>
          <w:t>in the models. Also, the low accuracy scores m</w:t>
        </w:r>
        <w:r>
          <w:rPr>
            <w:rFonts w:ascii="Arial" w:hAnsi="Arial" w:cs="Arial"/>
            <w:bCs/>
            <w:lang w:val="en-US"/>
          </w:rPr>
          <w:t xml:space="preserve">ay indicate that there are other factors beyond </w:t>
        </w:r>
      </w:ins>
      <w:ins w:id="864" w:author="Microsoft account" w:date="2022-08-07T17:19:00Z">
        <w:r w:rsidR="00493AF4">
          <w:rPr>
            <w:rFonts w:ascii="Arial" w:hAnsi="Arial" w:cs="Arial"/>
            <w:bCs/>
            <w:lang w:val="en-US"/>
          </w:rPr>
          <w:t>localized</w:t>
        </w:r>
      </w:ins>
      <w:ins w:id="865" w:author="Microsoft account" w:date="2022-08-07T17:30:00Z">
        <w:r w:rsidR="00B26FB7">
          <w:rPr>
            <w:rFonts w:ascii="Arial" w:hAnsi="Arial" w:cs="Arial"/>
            <w:bCs/>
            <w:lang w:val="en-US"/>
          </w:rPr>
          <w:t>/regional</w:t>
        </w:r>
      </w:ins>
      <w:ins w:id="866" w:author="Microsoft account" w:date="2022-08-07T17:19:00Z">
        <w:r w:rsidR="00493AF4">
          <w:rPr>
            <w:rFonts w:ascii="Arial" w:hAnsi="Arial" w:cs="Arial"/>
            <w:bCs/>
            <w:lang w:val="en-US"/>
          </w:rPr>
          <w:t xml:space="preserve"> </w:t>
        </w:r>
      </w:ins>
      <w:ins w:id="867" w:author="Microsoft account" w:date="2022-08-07T17:14:00Z">
        <w:r>
          <w:rPr>
            <w:rFonts w:ascii="Arial" w:hAnsi="Arial" w:cs="Arial"/>
            <w:bCs/>
            <w:lang w:val="en-US"/>
          </w:rPr>
          <w:t xml:space="preserve">weather data that affect energy </w:t>
        </w:r>
      </w:ins>
      <w:ins w:id="868" w:author="Microsoft account" w:date="2022-08-07T17:18:00Z">
        <w:r w:rsidR="00493AF4">
          <w:rPr>
            <w:rFonts w:ascii="Arial" w:hAnsi="Arial" w:cs="Arial"/>
            <w:bCs/>
            <w:lang w:val="en-US"/>
          </w:rPr>
          <w:t xml:space="preserve">demand and price, such as </w:t>
        </w:r>
      </w:ins>
      <w:ins w:id="869" w:author="Microsoft account" w:date="2022-08-07T17:22:00Z">
        <w:r w:rsidR="00493AF4">
          <w:rPr>
            <w:rFonts w:ascii="Arial" w:hAnsi="Arial" w:cs="Arial"/>
            <w:bCs/>
            <w:lang w:val="en-US"/>
          </w:rPr>
          <w:t xml:space="preserve">industry energy consumption or </w:t>
        </w:r>
      </w:ins>
      <w:ins w:id="870" w:author="Microsoft account" w:date="2022-08-07T17:18:00Z">
        <w:r w:rsidR="00493AF4">
          <w:rPr>
            <w:rFonts w:ascii="Arial" w:hAnsi="Arial" w:cs="Arial"/>
            <w:bCs/>
            <w:lang w:val="en-US"/>
          </w:rPr>
          <w:t xml:space="preserve">gas prices which fluctuate depending on supply constraints, </w:t>
        </w:r>
      </w:ins>
      <w:ins w:id="871" w:author="Microsoft account" w:date="2022-08-07T17:20:00Z">
        <w:r w:rsidR="00493AF4">
          <w:rPr>
            <w:rFonts w:ascii="Arial" w:hAnsi="Arial" w:cs="Arial"/>
            <w:bCs/>
            <w:lang w:val="en-US"/>
          </w:rPr>
          <w:t>transport</w:t>
        </w:r>
      </w:ins>
      <w:ins w:id="872" w:author="Microsoft account" w:date="2022-08-07T17:18:00Z">
        <w:r w:rsidR="00493AF4">
          <w:rPr>
            <w:rFonts w:ascii="Arial" w:hAnsi="Arial" w:cs="Arial"/>
            <w:bCs/>
            <w:lang w:val="en-US"/>
          </w:rPr>
          <w:t xml:space="preserve"> </w:t>
        </w:r>
      </w:ins>
      <w:ins w:id="873" w:author="Microsoft account" w:date="2022-08-07T17:20:00Z">
        <w:r w:rsidR="00493AF4">
          <w:rPr>
            <w:rFonts w:ascii="Arial" w:hAnsi="Arial" w:cs="Arial"/>
            <w:bCs/>
            <w:lang w:val="en-US"/>
          </w:rPr>
          <w:t xml:space="preserve">prices and </w:t>
        </w:r>
      </w:ins>
      <w:ins w:id="874" w:author="Microsoft account" w:date="2022-08-07T17:28:00Z">
        <w:r w:rsidR="00B26FB7">
          <w:rPr>
            <w:rFonts w:ascii="Arial" w:hAnsi="Arial" w:cs="Arial"/>
            <w:bCs/>
            <w:lang w:val="en-US"/>
          </w:rPr>
          <w:t xml:space="preserve">gas </w:t>
        </w:r>
      </w:ins>
      <w:ins w:id="875" w:author="Microsoft account" w:date="2022-08-07T17:23:00Z">
        <w:r w:rsidR="00493AF4">
          <w:rPr>
            <w:rFonts w:ascii="Arial" w:hAnsi="Arial" w:cs="Arial"/>
            <w:bCs/>
            <w:lang w:val="en-US"/>
          </w:rPr>
          <w:t>export demand.</w:t>
        </w:r>
      </w:ins>
    </w:p>
    <w:p w14:paraId="3546ADCE" w14:textId="77777777" w:rsidR="00FC320F" w:rsidRDefault="00FC320F" w:rsidP="00A35C8A">
      <w:pPr>
        <w:spacing w:after="0" w:line="240" w:lineRule="auto"/>
        <w:jc w:val="both"/>
        <w:rPr>
          <w:ins w:id="876" w:author="Microsoft account" w:date="2022-08-07T17:27:00Z"/>
          <w:rFonts w:ascii="Arial" w:hAnsi="Arial" w:cs="Arial"/>
          <w:bCs/>
          <w:lang w:val="en-US"/>
        </w:rPr>
      </w:pPr>
    </w:p>
    <w:p w14:paraId="24B6E9CD" w14:textId="7D62918A" w:rsidR="00493AF4" w:rsidRPr="00B74C42" w:rsidDel="00FC320F" w:rsidRDefault="00493AF4" w:rsidP="00A35C8A">
      <w:pPr>
        <w:spacing w:after="0" w:line="240" w:lineRule="auto"/>
        <w:jc w:val="both"/>
        <w:rPr>
          <w:ins w:id="877" w:author="Microsoft account" w:date="2022-08-07T17:08:00Z"/>
          <w:del w:id="878" w:author="estela" w:date="2022-08-07T19:01:00Z"/>
          <w:rFonts w:ascii="Arial" w:hAnsi="Arial" w:cs="Arial"/>
          <w:bCs/>
          <w:lang w:val="en-US"/>
          <w:rPrChange w:id="879" w:author="Microsoft account" w:date="2022-08-07T17:17:00Z">
            <w:rPr>
              <w:ins w:id="880" w:author="Microsoft account" w:date="2022-08-07T17:08:00Z"/>
              <w:del w:id="881" w:author="estela" w:date="2022-08-07T19:01:00Z"/>
              <w:rFonts w:ascii="Arial" w:hAnsi="Arial" w:cs="Arial"/>
              <w:b/>
              <w:bCs/>
              <w:color w:val="FF0000"/>
              <w:lang w:val="en-US"/>
            </w:rPr>
          </w:rPrChange>
        </w:rPr>
      </w:pPr>
      <w:ins w:id="882" w:author="Microsoft account" w:date="2022-08-07T17:27:00Z">
        <w:r>
          <w:rPr>
            <w:rFonts w:ascii="Arial" w:hAnsi="Arial" w:cs="Arial"/>
            <w:bCs/>
            <w:lang w:val="en-US"/>
          </w:rPr>
          <w:t>The project could potentially be improved</w:t>
        </w:r>
      </w:ins>
      <w:ins w:id="883" w:author="Microsoft account" w:date="2022-08-07T17:29:00Z">
        <w:r w:rsidR="00B26FB7">
          <w:rPr>
            <w:rFonts w:ascii="Arial" w:hAnsi="Arial" w:cs="Arial"/>
            <w:bCs/>
            <w:lang w:val="en-US"/>
          </w:rPr>
          <w:t xml:space="preserve"> by using a larger dataset</w:t>
        </w:r>
      </w:ins>
      <w:ins w:id="884" w:author="Microsoft account" w:date="2022-08-07T17:32:00Z">
        <w:r w:rsidR="00B26FB7">
          <w:rPr>
            <w:rFonts w:ascii="Arial" w:hAnsi="Arial" w:cs="Arial"/>
            <w:bCs/>
            <w:lang w:val="en-US"/>
          </w:rPr>
          <w:t xml:space="preserve"> for modelling and perhaps incorporating other features outside of weather data that are found to correlate with energy demand and price. </w:t>
        </w:r>
      </w:ins>
      <w:ins w:id="885" w:author="Microsoft account" w:date="2022-08-07T17:47:00Z">
        <w:r w:rsidR="00A44626">
          <w:rPr>
            <w:rFonts w:ascii="Arial" w:hAnsi="Arial" w:cs="Arial"/>
            <w:bCs/>
            <w:lang w:val="en-US"/>
          </w:rPr>
          <w:t xml:space="preserve">With larger datasets, other methods for </w:t>
        </w:r>
      </w:ins>
      <w:ins w:id="886" w:author="Microsoft account" w:date="2022-08-07T17:48:00Z">
        <w:r w:rsidR="00A44626">
          <w:rPr>
            <w:rFonts w:ascii="Arial" w:hAnsi="Arial" w:cs="Arial"/>
            <w:bCs/>
            <w:lang w:val="en-US"/>
          </w:rPr>
          <w:t xml:space="preserve">data cleaning, </w:t>
        </w:r>
      </w:ins>
      <w:ins w:id="887" w:author="Microsoft account" w:date="2022-08-07T17:47:00Z">
        <w:r w:rsidR="00A44626">
          <w:rPr>
            <w:rFonts w:ascii="Arial" w:hAnsi="Arial" w:cs="Arial"/>
            <w:bCs/>
            <w:lang w:val="en-US"/>
          </w:rPr>
          <w:t>feature selection, modelling and perhaps machine learning may become more practical.</w:t>
        </w:r>
      </w:ins>
    </w:p>
    <w:p w14:paraId="0AA73DA3" w14:textId="0267875E" w:rsidR="00B74C42" w:rsidDel="00FC320F" w:rsidRDefault="00B74C42" w:rsidP="00A35C8A">
      <w:pPr>
        <w:spacing w:after="0" w:line="240" w:lineRule="auto"/>
        <w:jc w:val="both"/>
        <w:rPr>
          <w:ins w:id="888" w:author="Microsoft account" w:date="2022-08-07T17:08:00Z"/>
          <w:del w:id="889" w:author="estela" w:date="2022-08-07T19:01:00Z"/>
          <w:rFonts w:ascii="Arial" w:hAnsi="Arial" w:cs="Arial"/>
          <w:b/>
          <w:bCs/>
          <w:color w:val="FF0000"/>
          <w:lang w:val="en-US"/>
        </w:rPr>
      </w:pPr>
    </w:p>
    <w:p w14:paraId="50BBFD0C" w14:textId="0794BB88" w:rsidR="00B74C42" w:rsidDel="00FC320F" w:rsidRDefault="00B74C42" w:rsidP="00A35C8A">
      <w:pPr>
        <w:spacing w:after="0" w:line="240" w:lineRule="auto"/>
        <w:jc w:val="both"/>
        <w:rPr>
          <w:ins w:id="890" w:author="Microsoft account" w:date="2022-08-07T17:08:00Z"/>
          <w:del w:id="891" w:author="estela" w:date="2022-08-07T19:01:00Z"/>
          <w:rFonts w:ascii="Arial" w:hAnsi="Arial" w:cs="Arial"/>
          <w:b/>
          <w:bCs/>
          <w:color w:val="FF0000"/>
          <w:lang w:val="en-US"/>
        </w:rPr>
      </w:pPr>
    </w:p>
    <w:p w14:paraId="56E7835C" w14:textId="4F13C07C" w:rsidR="00B74C42" w:rsidDel="00FC320F" w:rsidRDefault="00B74C42" w:rsidP="00A35C8A">
      <w:pPr>
        <w:spacing w:after="0" w:line="240" w:lineRule="auto"/>
        <w:jc w:val="both"/>
        <w:rPr>
          <w:del w:id="892" w:author="estela" w:date="2022-08-07T19:01:00Z"/>
          <w:rFonts w:ascii="Arial" w:hAnsi="Arial" w:cs="Arial"/>
          <w:b/>
          <w:bCs/>
          <w:color w:val="FF0000"/>
          <w:lang w:val="en-US"/>
        </w:rPr>
      </w:pPr>
    </w:p>
    <w:p w14:paraId="204BB7D0" w14:textId="04839ED4" w:rsidR="000A64AC" w:rsidRPr="000E5250" w:rsidDel="00FC320F" w:rsidRDefault="00786F08" w:rsidP="00A35C8A">
      <w:pPr>
        <w:spacing w:after="0" w:line="240" w:lineRule="auto"/>
        <w:jc w:val="both"/>
        <w:rPr>
          <w:del w:id="893" w:author="estela" w:date="2022-08-07T19:01:00Z"/>
          <w:rFonts w:ascii="Arial" w:hAnsi="Arial" w:cs="Arial"/>
          <w:b/>
          <w:bCs/>
          <w:color w:val="FF0000"/>
          <w:lang w:val="en-US"/>
        </w:rPr>
      </w:pPr>
      <w:del w:id="894" w:author="estela" w:date="2022-08-07T19:01:00Z">
        <w:r w:rsidDel="00FC320F">
          <w:rPr>
            <w:rFonts w:ascii="Arial" w:hAnsi="Arial" w:cs="Arial"/>
            <w:b/>
            <w:bCs/>
            <w:color w:val="FF0000"/>
            <w:lang w:val="en-US"/>
          </w:rPr>
          <w:delText xml:space="preserve">NOTES FOR THE </w:delText>
        </w:r>
        <w:r w:rsidR="000A64AC" w:rsidRPr="000E5250" w:rsidDel="00FC320F">
          <w:rPr>
            <w:rFonts w:ascii="Arial" w:hAnsi="Arial" w:cs="Arial"/>
            <w:b/>
            <w:bCs/>
            <w:color w:val="FF0000"/>
            <w:lang w:val="en-US"/>
          </w:rPr>
          <w:delText>GROUP (Please remove this portion before submitting it)</w:delText>
        </w:r>
        <w:r w:rsidR="00C74540" w:rsidDel="00FC320F">
          <w:rPr>
            <w:rFonts w:ascii="Arial" w:hAnsi="Arial" w:cs="Arial"/>
            <w:b/>
            <w:bCs/>
            <w:color w:val="FF0000"/>
            <w:lang w:val="en-US"/>
          </w:rPr>
          <w:delText>:</w:delText>
        </w:r>
      </w:del>
    </w:p>
    <w:p w14:paraId="15FA18AA" w14:textId="2F6FFE4A" w:rsidR="00F54EDA" w:rsidRPr="00CA38E7" w:rsidDel="00FC320F" w:rsidRDefault="000A64AC" w:rsidP="00A35C8A">
      <w:pPr>
        <w:spacing w:after="0" w:line="240" w:lineRule="auto"/>
        <w:jc w:val="both"/>
        <w:rPr>
          <w:del w:id="895" w:author="estela" w:date="2022-08-07T19:01:00Z"/>
          <w:rFonts w:ascii="Arial" w:hAnsi="Arial" w:cs="Arial"/>
          <w:color w:val="FF0000"/>
          <w:lang w:val="en-US"/>
        </w:rPr>
      </w:pPr>
      <w:del w:id="896" w:author="estela" w:date="2022-08-07T19:01:00Z">
        <w:r w:rsidRPr="00CA38E7" w:rsidDel="00FC320F">
          <w:rPr>
            <w:rFonts w:ascii="Arial" w:hAnsi="Arial" w:cs="Arial"/>
            <w:color w:val="FF0000"/>
            <w:lang w:val="en-US"/>
          </w:rPr>
          <w:delText xml:space="preserve">Kindly double check the items highlighted in yellow, please update as needed. </w:delText>
        </w:r>
      </w:del>
    </w:p>
    <w:p w14:paraId="0B6B5FFA" w14:textId="4F9ACBE9" w:rsidR="00CA32A7" w:rsidDel="00FC320F" w:rsidRDefault="00CA32A7" w:rsidP="00A35C8A">
      <w:pPr>
        <w:spacing w:after="0" w:line="240" w:lineRule="auto"/>
        <w:jc w:val="both"/>
        <w:rPr>
          <w:del w:id="897" w:author="estela" w:date="2022-08-07T19:01:00Z"/>
          <w:rFonts w:ascii="Arial" w:hAnsi="Arial" w:cs="Arial"/>
          <w:color w:val="FF0000"/>
          <w:lang w:val="en-US"/>
        </w:rPr>
      </w:pPr>
      <w:del w:id="898" w:author="estela" w:date="2022-08-07T19:01:00Z">
        <w:r w:rsidRPr="00CA38E7" w:rsidDel="00FC320F">
          <w:rPr>
            <w:rFonts w:ascii="Arial" w:hAnsi="Arial" w:cs="Arial"/>
            <w:color w:val="FF0000"/>
            <w:lang w:val="en-US"/>
          </w:rPr>
          <w:delText>I think we can get rid of part 5 – Discussions as it has already been</w:delText>
        </w:r>
        <w:r w:rsidR="004F3710" w:rsidDel="00FC320F">
          <w:rPr>
            <w:rFonts w:ascii="Arial" w:hAnsi="Arial" w:cs="Arial"/>
            <w:color w:val="FF0000"/>
            <w:lang w:val="en-US"/>
          </w:rPr>
          <w:delText>/can be</w:delText>
        </w:r>
        <w:r w:rsidRPr="00CA38E7" w:rsidDel="00FC320F">
          <w:rPr>
            <w:rFonts w:ascii="Arial" w:hAnsi="Arial" w:cs="Arial"/>
            <w:color w:val="FF0000"/>
            <w:lang w:val="en-US"/>
          </w:rPr>
          <w:delText xml:space="preserve"> discussed in parts 1 – 4.</w:delText>
        </w:r>
      </w:del>
      <w:ins w:id="899" w:author="Microsoft account" w:date="2022-08-07T16:11:00Z">
        <w:del w:id="900" w:author="estela" w:date="2022-08-07T19:01:00Z">
          <w:r w:rsidR="00655544" w:rsidDel="00FC320F">
            <w:rPr>
              <w:rFonts w:ascii="Arial" w:hAnsi="Arial" w:cs="Arial"/>
              <w:color w:val="FF0000"/>
              <w:lang w:val="en-US"/>
            </w:rPr>
            <w:delText xml:space="preserve"> DONE. </w:delText>
          </w:r>
        </w:del>
      </w:ins>
      <w:del w:id="901" w:author="estela" w:date="2022-08-07T19:01:00Z">
        <w:r w:rsidRPr="00CA38E7" w:rsidDel="00FC320F">
          <w:rPr>
            <w:rFonts w:ascii="Arial" w:hAnsi="Arial" w:cs="Arial"/>
            <w:color w:val="FF0000"/>
            <w:lang w:val="en-US"/>
          </w:rPr>
          <w:delText xml:space="preserve"> </w:delText>
        </w:r>
        <w:r w:rsidR="0017508A" w:rsidDel="00FC320F">
          <w:rPr>
            <w:rFonts w:ascii="Arial" w:hAnsi="Arial" w:cs="Arial"/>
            <w:color w:val="FF0000"/>
            <w:lang w:val="en-US"/>
          </w:rPr>
          <w:delText xml:space="preserve">Remember that the limit for this report is 2000 words. </w:delText>
        </w:r>
      </w:del>
    </w:p>
    <w:p w14:paraId="6FF46682" w14:textId="3FFEDE77" w:rsidR="00272813" w:rsidDel="00FC320F" w:rsidRDefault="00272813" w:rsidP="00A35C8A">
      <w:pPr>
        <w:spacing w:after="0" w:line="240" w:lineRule="auto"/>
        <w:jc w:val="both"/>
        <w:rPr>
          <w:del w:id="902" w:author="estela" w:date="2022-08-07T19:01:00Z"/>
          <w:rFonts w:ascii="Arial" w:hAnsi="Arial" w:cs="Arial"/>
          <w:color w:val="FF0000"/>
          <w:lang w:val="en-US"/>
        </w:rPr>
      </w:pPr>
      <w:del w:id="903" w:author="estela" w:date="2022-08-07T19:01:00Z">
        <w:r w:rsidDel="00FC320F">
          <w:rPr>
            <w:rFonts w:ascii="Arial" w:hAnsi="Arial" w:cs="Arial"/>
            <w:color w:val="FF0000"/>
            <w:lang w:val="en-US"/>
          </w:rPr>
          <w:delText>Please add plots for knn and linear regression once available.</w:delText>
        </w:r>
      </w:del>
    </w:p>
    <w:p w14:paraId="47E9A32D" w14:textId="2D383352" w:rsidR="0051462C" w:rsidDel="00FC320F" w:rsidRDefault="0051462C" w:rsidP="00A35C8A">
      <w:pPr>
        <w:spacing w:after="0" w:line="240" w:lineRule="auto"/>
        <w:jc w:val="both"/>
        <w:rPr>
          <w:del w:id="904" w:author="estela" w:date="2022-08-07T19:01:00Z"/>
          <w:rFonts w:ascii="Arial" w:hAnsi="Arial" w:cs="Arial"/>
          <w:color w:val="FF0000"/>
          <w:lang w:val="en-US"/>
        </w:rPr>
      </w:pPr>
      <w:del w:id="905" w:author="estela" w:date="2022-08-07T19:01:00Z">
        <w:r w:rsidDel="00FC320F">
          <w:rPr>
            <w:rFonts w:ascii="Arial" w:hAnsi="Arial" w:cs="Arial"/>
            <w:color w:val="FF0000"/>
            <w:lang w:val="en-US"/>
          </w:rPr>
          <w:delText>Please ensure we have this word doc plus supporting files zipped in 1 folder, to be submitted before 11:59 pm</w:delText>
        </w:r>
        <w:r w:rsidR="00F63A1D" w:rsidDel="00FC320F">
          <w:rPr>
            <w:rFonts w:ascii="Arial" w:hAnsi="Arial" w:cs="Arial"/>
            <w:color w:val="FF0000"/>
            <w:lang w:val="en-US"/>
          </w:rPr>
          <w:delText xml:space="preserve">, </w:delText>
        </w:r>
        <w:r w:rsidDel="00FC320F">
          <w:rPr>
            <w:rFonts w:ascii="Arial" w:hAnsi="Arial" w:cs="Arial"/>
            <w:color w:val="FF0000"/>
            <w:lang w:val="en-US"/>
          </w:rPr>
          <w:delText>7</w:delText>
        </w:r>
        <w:r w:rsidRPr="0051462C" w:rsidDel="00FC320F">
          <w:rPr>
            <w:rFonts w:ascii="Arial" w:hAnsi="Arial" w:cs="Arial"/>
            <w:color w:val="FF0000"/>
            <w:vertAlign w:val="superscript"/>
            <w:lang w:val="en-US"/>
          </w:rPr>
          <w:delText>th</w:delText>
        </w:r>
        <w:r w:rsidDel="00FC320F">
          <w:rPr>
            <w:rFonts w:ascii="Arial" w:hAnsi="Arial" w:cs="Arial"/>
            <w:color w:val="FF0000"/>
            <w:lang w:val="en-US"/>
          </w:rPr>
          <w:delText xml:space="preserve"> of Aug.</w:delText>
        </w:r>
        <w:r w:rsidR="0013568A" w:rsidDel="00FC320F">
          <w:rPr>
            <w:rFonts w:ascii="Arial" w:hAnsi="Arial" w:cs="Arial"/>
            <w:color w:val="FF0000"/>
            <w:lang w:val="en-US"/>
          </w:rPr>
          <w:delText xml:space="preserve"> You may choose to print the </w:delText>
        </w:r>
        <w:r w:rsidR="00933F79" w:rsidDel="00FC320F">
          <w:rPr>
            <w:rFonts w:ascii="Arial" w:hAnsi="Arial" w:cs="Arial"/>
            <w:color w:val="FF0000"/>
            <w:lang w:val="en-US"/>
          </w:rPr>
          <w:delText xml:space="preserve">final </w:delText>
        </w:r>
        <w:r w:rsidR="0013568A" w:rsidDel="00FC320F">
          <w:rPr>
            <w:rFonts w:ascii="Arial" w:hAnsi="Arial" w:cs="Arial"/>
            <w:color w:val="FF0000"/>
            <w:lang w:val="en-US"/>
          </w:rPr>
          <w:delText xml:space="preserve">word doc </w:delText>
        </w:r>
        <w:r w:rsidR="00933F79" w:rsidDel="00FC320F">
          <w:rPr>
            <w:rFonts w:ascii="Arial" w:hAnsi="Arial" w:cs="Arial"/>
            <w:color w:val="FF0000"/>
            <w:lang w:val="en-US"/>
          </w:rPr>
          <w:delText xml:space="preserve">report </w:delText>
        </w:r>
        <w:r w:rsidR="0013568A" w:rsidDel="00FC320F">
          <w:rPr>
            <w:rFonts w:ascii="Arial" w:hAnsi="Arial" w:cs="Arial"/>
            <w:color w:val="FF0000"/>
            <w:lang w:val="en-US"/>
          </w:rPr>
          <w:delText>as pdf, so it can’t be changed by anyone (</w:delText>
        </w:r>
        <w:r w:rsidR="006F4921" w:rsidDel="00FC320F">
          <w:rPr>
            <w:rFonts w:ascii="Arial" w:hAnsi="Arial" w:cs="Arial"/>
            <w:color w:val="FF0000"/>
            <w:lang w:val="en-US"/>
          </w:rPr>
          <w:delText>A</w:delText>
        </w:r>
        <w:r w:rsidR="0013568A" w:rsidDel="00FC320F">
          <w:rPr>
            <w:rFonts w:ascii="Arial" w:hAnsi="Arial" w:cs="Arial"/>
            <w:color w:val="FF0000"/>
            <w:lang w:val="en-US"/>
          </w:rPr>
          <w:delText>ssuming no one will want to do so using pdf editor).</w:delText>
        </w:r>
      </w:del>
    </w:p>
    <w:p w14:paraId="0CD82DE7" w14:textId="6E797BEE" w:rsidR="00C33944" w:rsidRPr="00CA38E7" w:rsidRDefault="00C33944" w:rsidP="00A35C8A">
      <w:pPr>
        <w:spacing w:after="0" w:line="240" w:lineRule="auto"/>
        <w:jc w:val="both"/>
        <w:rPr>
          <w:rFonts w:ascii="Arial" w:hAnsi="Arial" w:cs="Arial"/>
          <w:color w:val="FF0000"/>
          <w:lang w:val="en-US"/>
        </w:rPr>
      </w:pPr>
      <w:del w:id="906" w:author="estela" w:date="2022-08-07T19:01:00Z">
        <w:r w:rsidDel="00FC320F">
          <w:rPr>
            <w:rFonts w:ascii="Arial" w:hAnsi="Arial" w:cs="Arial"/>
            <w:color w:val="FF0000"/>
            <w:lang w:val="en-US"/>
          </w:rPr>
          <w:delText>Great effort, team</w:delText>
        </w:r>
        <w:r w:rsidR="001752C5" w:rsidDel="00FC320F">
          <w:rPr>
            <w:rFonts w:ascii="Arial" w:hAnsi="Arial" w:cs="Arial"/>
            <w:color w:val="FF0000"/>
            <w:lang w:val="en-US"/>
          </w:rPr>
          <w:delText>!</w:delText>
        </w:r>
        <w:r w:rsidDel="00FC320F">
          <w:rPr>
            <w:rFonts w:ascii="Arial" w:hAnsi="Arial" w:cs="Arial"/>
            <w:color w:val="FF0000"/>
            <w:lang w:val="en-US"/>
          </w:rPr>
          <w:delText xml:space="preserve"> Thank you! </w:delText>
        </w:r>
      </w:del>
    </w:p>
    <w:sectPr w:rsidR="00C33944" w:rsidRPr="00CA38E7" w:rsidSect="00115772">
      <w:footerReference w:type="default" r:id="rId2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52013A" w14:textId="77777777" w:rsidR="00EB0391" w:rsidRDefault="00EB0391" w:rsidP="009517FB">
      <w:pPr>
        <w:spacing w:after="0" w:line="240" w:lineRule="auto"/>
      </w:pPr>
      <w:r>
        <w:separator/>
      </w:r>
    </w:p>
  </w:endnote>
  <w:endnote w:type="continuationSeparator" w:id="0">
    <w:p w14:paraId="34841A97" w14:textId="77777777" w:rsidR="00EB0391" w:rsidRDefault="00EB0391"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EndPr/>
    <w:sdtContent>
      <w:sdt>
        <w:sdtPr>
          <w:rPr>
            <w:rFonts w:ascii="Arial" w:hAnsi="Arial" w:cs="Arial"/>
            <w:sz w:val="16"/>
            <w:szCs w:val="16"/>
          </w:rPr>
          <w:id w:val="-1769616900"/>
          <w:docPartObj>
            <w:docPartGallery w:val="Page Numbers (Top of Page)"/>
            <w:docPartUnique/>
          </w:docPartObj>
        </w:sdtPr>
        <w:sdtEnd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012E54">
              <w:rPr>
                <w:rFonts w:ascii="Arial" w:hAnsi="Arial" w:cs="Arial"/>
                <w:b/>
                <w:bCs/>
                <w:noProof/>
                <w:sz w:val="16"/>
                <w:szCs w:val="16"/>
              </w:rPr>
              <w:t>7</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AE5535" w14:textId="77777777" w:rsidR="00EB0391" w:rsidRDefault="00EB0391" w:rsidP="009517FB">
      <w:pPr>
        <w:spacing w:after="0" w:line="240" w:lineRule="auto"/>
      </w:pPr>
      <w:r>
        <w:separator/>
      </w:r>
    </w:p>
  </w:footnote>
  <w:footnote w:type="continuationSeparator" w:id="0">
    <w:p w14:paraId="38EA5C65" w14:textId="77777777" w:rsidR="00EB0391" w:rsidRDefault="00EB0391"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E707BFB"/>
    <w:multiLevelType w:val="hybridMultilevel"/>
    <w:tmpl w:val="DE2A8D4A"/>
    <w:lvl w:ilvl="0" w:tplc="73BC4C3A">
      <w:start w:val="1"/>
      <w:numFmt w:val="decimal"/>
      <w:lvlText w:val="%1."/>
      <w:lvlJc w:val="left"/>
      <w:pPr>
        <w:ind w:left="1080" w:hanging="360"/>
      </w:pPr>
      <w:rPr>
        <w:rFonts w:hint="default"/>
        <w:color w:val="auto"/>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076174808">
    <w:abstractNumId w:val="2"/>
  </w:num>
  <w:num w:numId="2" w16cid:durableId="1971128784">
    <w:abstractNumId w:val="4"/>
  </w:num>
  <w:num w:numId="3" w16cid:durableId="138042036">
    <w:abstractNumId w:val="6"/>
  </w:num>
  <w:num w:numId="4" w16cid:durableId="1863323048">
    <w:abstractNumId w:val="9"/>
  </w:num>
  <w:num w:numId="5" w16cid:durableId="1331906924">
    <w:abstractNumId w:val="5"/>
  </w:num>
  <w:num w:numId="6" w16cid:durableId="1232814336">
    <w:abstractNumId w:val="1"/>
  </w:num>
  <w:num w:numId="7" w16cid:durableId="709963239">
    <w:abstractNumId w:val="3"/>
  </w:num>
  <w:num w:numId="8" w16cid:durableId="133524126">
    <w:abstractNumId w:val="7"/>
  </w:num>
  <w:num w:numId="9" w16cid:durableId="598217699">
    <w:abstractNumId w:val="0"/>
  </w:num>
  <w:num w:numId="10" w16cid:durableId="1333145397">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account">
    <w15:presenceInfo w15:providerId="Windows Live" w15:userId="72033fac16a9a97d"/>
  </w15:person>
  <w15:person w15:author="estela">
    <w15:presenceInfo w15:providerId="None" w15:userId="estela"/>
  </w15:person>
  <w15:person w15:author="Nie Feng">
    <w15:presenceInfo w15:providerId="Windows Live" w15:userId="fdc912561596f3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E54"/>
    <w:rsid w:val="00012F77"/>
    <w:rsid w:val="00014647"/>
    <w:rsid w:val="00015169"/>
    <w:rsid w:val="00032F90"/>
    <w:rsid w:val="00034209"/>
    <w:rsid w:val="00034604"/>
    <w:rsid w:val="00040694"/>
    <w:rsid w:val="00061F34"/>
    <w:rsid w:val="00062124"/>
    <w:rsid w:val="000674E0"/>
    <w:rsid w:val="00074C60"/>
    <w:rsid w:val="00077FB5"/>
    <w:rsid w:val="00081226"/>
    <w:rsid w:val="00081AC1"/>
    <w:rsid w:val="00083F6E"/>
    <w:rsid w:val="00086F32"/>
    <w:rsid w:val="00087010"/>
    <w:rsid w:val="00097C56"/>
    <w:rsid w:val="000A253F"/>
    <w:rsid w:val="000A3916"/>
    <w:rsid w:val="000A42F9"/>
    <w:rsid w:val="000A4F4E"/>
    <w:rsid w:val="000A64AC"/>
    <w:rsid w:val="000A64D2"/>
    <w:rsid w:val="000C35C9"/>
    <w:rsid w:val="000C4F5D"/>
    <w:rsid w:val="000C7CB8"/>
    <w:rsid w:val="000E136C"/>
    <w:rsid w:val="000E1AAF"/>
    <w:rsid w:val="000E39C1"/>
    <w:rsid w:val="000E5250"/>
    <w:rsid w:val="000E76B1"/>
    <w:rsid w:val="0010270B"/>
    <w:rsid w:val="00112B33"/>
    <w:rsid w:val="00115772"/>
    <w:rsid w:val="00117BFB"/>
    <w:rsid w:val="00124F2A"/>
    <w:rsid w:val="00125EB2"/>
    <w:rsid w:val="00131ADD"/>
    <w:rsid w:val="00134D82"/>
    <w:rsid w:val="0013568A"/>
    <w:rsid w:val="00135A2D"/>
    <w:rsid w:val="001367F7"/>
    <w:rsid w:val="001426A7"/>
    <w:rsid w:val="00150445"/>
    <w:rsid w:val="001529CE"/>
    <w:rsid w:val="00165CC5"/>
    <w:rsid w:val="0017058A"/>
    <w:rsid w:val="00170E3C"/>
    <w:rsid w:val="00173051"/>
    <w:rsid w:val="001740F0"/>
    <w:rsid w:val="00174A7E"/>
    <w:rsid w:val="0017508A"/>
    <w:rsid w:val="001752C5"/>
    <w:rsid w:val="0017552D"/>
    <w:rsid w:val="001773C6"/>
    <w:rsid w:val="0018072C"/>
    <w:rsid w:val="00182785"/>
    <w:rsid w:val="00194148"/>
    <w:rsid w:val="00194ACD"/>
    <w:rsid w:val="00195581"/>
    <w:rsid w:val="00195812"/>
    <w:rsid w:val="001A5948"/>
    <w:rsid w:val="001B2E3A"/>
    <w:rsid w:val="001B398E"/>
    <w:rsid w:val="001C487E"/>
    <w:rsid w:val="001D2735"/>
    <w:rsid w:val="001D2EA3"/>
    <w:rsid w:val="001D69FB"/>
    <w:rsid w:val="001F1005"/>
    <w:rsid w:val="001F1252"/>
    <w:rsid w:val="001F54F9"/>
    <w:rsid w:val="00202F3D"/>
    <w:rsid w:val="002048F4"/>
    <w:rsid w:val="0020738A"/>
    <w:rsid w:val="00212473"/>
    <w:rsid w:val="00217C7B"/>
    <w:rsid w:val="00224778"/>
    <w:rsid w:val="00227921"/>
    <w:rsid w:val="00232478"/>
    <w:rsid w:val="002339E9"/>
    <w:rsid w:val="00240C08"/>
    <w:rsid w:val="00245E45"/>
    <w:rsid w:val="00251799"/>
    <w:rsid w:val="0025375E"/>
    <w:rsid w:val="002541D5"/>
    <w:rsid w:val="0025521E"/>
    <w:rsid w:val="0025587C"/>
    <w:rsid w:val="002643A8"/>
    <w:rsid w:val="002651BB"/>
    <w:rsid w:val="002702C2"/>
    <w:rsid w:val="00272813"/>
    <w:rsid w:val="00272AEE"/>
    <w:rsid w:val="00280F96"/>
    <w:rsid w:val="002813C6"/>
    <w:rsid w:val="00282657"/>
    <w:rsid w:val="00284A8E"/>
    <w:rsid w:val="002910A8"/>
    <w:rsid w:val="00296296"/>
    <w:rsid w:val="002A2318"/>
    <w:rsid w:val="002A2747"/>
    <w:rsid w:val="002A5197"/>
    <w:rsid w:val="002A5294"/>
    <w:rsid w:val="002B41B1"/>
    <w:rsid w:val="002B52D6"/>
    <w:rsid w:val="002D305F"/>
    <w:rsid w:val="002D549D"/>
    <w:rsid w:val="002E34AC"/>
    <w:rsid w:val="002E3F66"/>
    <w:rsid w:val="002E69AC"/>
    <w:rsid w:val="00300F08"/>
    <w:rsid w:val="00301797"/>
    <w:rsid w:val="003021A3"/>
    <w:rsid w:val="00306E4E"/>
    <w:rsid w:val="00316A4C"/>
    <w:rsid w:val="00320021"/>
    <w:rsid w:val="0032469A"/>
    <w:rsid w:val="00334782"/>
    <w:rsid w:val="003365A5"/>
    <w:rsid w:val="00336CDE"/>
    <w:rsid w:val="00345EB8"/>
    <w:rsid w:val="0036381E"/>
    <w:rsid w:val="00385907"/>
    <w:rsid w:val="00391751"/>
    <w:rsid w:val="00393986"/>
    <w:rsid w:val="003A6993"/>
    <w:rsid w:val="003B76B4"/>
    <w:rsid w:val="003F7C52"/>
    <w:rsid w:val="0040040D"/>
    <w:rsid w:val="0043279D"/>
    <w:rsid w:val="00434859"/>
    <w:rsid w:val="00444A74"/>
    <w:rsid w:val="004469D3"/>
    <w:rsid w:val="00462154"/>
    <w:rsid w:val="00465C49"/>
    <w:rsid w:val="00473376"/>
    <w:rsid w:val="00475F65"/>
    <w:rsid w:val="0048284D"/>
    <w:rsid w:val="0048785C"/>
    <w:rsid w:val="004920E6"/>
    <w:rsid w:val="00493AF4"/>
    <w:rsid w:val="004948CF"/>
    <w:rsid w:val="00495C2C"/>
    <w:rsid w:val="004A4F43"/>
    <w:rsid w:val="004A55B7"/>
    <w:rsid w:val="004A5CF3"/>
    <w:rsid w:val="004B1EB9"/>
    <w:rsid w:val="004B252A"/>
    <w:rsid w:val="004B420D"/>
    <w:rsid w:val="004B68B8"/>
    <w:rsid w:val="004B7C6F"/>
    <w:rsid w:val="004C7907"/>
    <w:rsid w:val="004D1210"/>
    <w:rsid w:val="004D4079"/>
    <w:rsid w:val="004E0E27"/>
    <w:rsid w:val="004E4535"/>
    <w:rsid w:val="004E609C"/>
    <w:rsid w:val="004F0203"/>
    <w:rsid w:val="004F3710"/>
    <w:rsid w:val="004F6BAD"/>
    <w:rsid w:val="00511E61"/>
    <w:rsid w:val="005128D3"/>
    <w:rsid w:val="00512B3D"/>
    <w:rsid w:val="005135C9"/>
    <w:rsid w:val="00513B1F"/>
    <w:rsid w:val="0051462C"/>
    <w:rsid w:val="005162D7"/>
    <w:rsid w:val="005211C9"/>
    <w:rsid w:val="005309DB"/>
    <w:rsid w:val="0054091C"/>
    <w:rsid w:val="00543E15"/>
    <w:rsid w:val="005450A8"/>
    <w:rsid w:val="00553800"/>
    <w:rsid w:val="0055449C"/>
    <w:rsid w:val="005551BE"/>
    <w:rsid w:val="0055602D"/>
    <w:rsid w:val="00557466"/>
    <w:rsid w:val="00562013"/>
    <w:rsid w:val="00566B06"/>
    <w:rsid w:val="005746FE"/>
    <w:rsid w:val="00582A8A"/>
    <w:rsid w:val="00586D63"/>
    <w:rsid w:val="00591526"/>
    <w:rsid w:val="00595959"/>
    <w:rsid w:val="005968AB"/>
    <w:rsid w:val="00597833"/>
    <w:rsid w:val="005A4019"/>
    <w:rsid w:val="005C4F0A"/>
    <w:rsid w:val="005D2B7A"/>
    <w:rsid w:val="005E4F3F"/>
    <w:rsid w:val="005F05A7"/>
    <w:rsid w:val="005F49D0"/>
    <w:rsid w:val="005F7B62"/>
    <w:rsid w:val="00602981"/>
    <w:rsid w:val="00602CF2"/>
    <w:rsid w:val="00604594"/>
    <w:rsid w:val="00604B55"/>
    <w:rsid w:val="00607628"/>
    <w:rsid w:val="00620389"/>
    <w:rsid w:val="00622B00"/>
    <w:rsid w:val="006230F9"/>
    <w:rsid w:val="006242F5"/>
    <w:rsid w:val="00624BF5"/>
    <w:rsid w:val="00630124"/>
    <w:rsid w:val="006428DE"/>
    <w:rsid w:val="00646119"/>
    <w:rsid w:val="00653573"/>
    <w:rsid w:val="00654EDA"/>
    <w:rsid w:val="00655544"/>
    <w:rsid w:val="006556AB"/>
    <w:rsid w:val="006616C1"/>
    <w:rsid w:val="006647A9"/>
    <w:rsid w:val="00664F02"/>
    <w:rsid w:val="0066599F"/>
    <w:rsid w:val="006705B8"/>
    <w:rsid w:val="00683524"/>
    <w:rsid w:val="00687612"/>
    <w:rsid w:val="00691B38"/>
    <w:rsid w:val="00697FE9"/>
    <w:rsid w:val="006A0F3D"/>
    <w:rsid w:val="006E4DE7"/>
    <w:rsid w:val="006E5CEF"/>
    <w:rsid w:val="006F3D1E"/>
    <w:rsid w:val="006F4921"/>
    <w:rsid w:val="006F73C7"/>
    <w:rsid w:val="007013D1"/>
    <w:rsid w:val="00713543"/>
    <w:rsid w:val="0071638D"/>
    <w:rsid w:val="00716930"/>
    <w:rsid w:val="00720F61"/>
    <w:rsid w:val="0074286C"/>
    <w:rsid w:val="00743380"/>
    <w:rsid w:val="00746427"/>
    <w:rsid w:val="00746F7E"/>
    <w:rsid w:val="00765E15"/>
    <w:rsid w:val="00767843"/>
    <w:rsid w:val="00773442"/>
    <w:rsid w:val="007736B5"/>
    <w:rsid w:val="00776DAA"/>
    <w:rsid w:val="00784C30"/>
    <w:rsid w:val="00786F08"/>
    <w:rsid w:val="00792893"/>
    <w:rsid w:val="007A3285"/>
    <w:rsid w:val="007A3EE5"/>
    <w:rsid w:val="007B0DC0"/>
    <w:rsid w:val="007B5975"/>
    <w:rsid w:val="007B604E"/>
    <w:rsid w:val="007B6836"/>
    <w:rsid w:val="007B6FFB"/>
    <w:rsid w:val="007C10EA"/>
    <w:rsid w:val="007C5223"/>
    <w:rsid w:val="007D0412"/>
    <w:rsid w:val="007D5959"/>
    <w:rsid w:val="007E5674"/>
    <w:rsid w:val="007E78FD"/>
    <w:rsid w:val="007F1165"/>
    <w:rsid w:val="007F41CA"/>
    <w:rsid w:val="00804098"/>
    <w:rsid w:val="00807097"/>
    <w:rsid w:val="00810C55"/>
    <w:rsid w:val="0081147B"/>
    <w:rsid w:val="00813E7D"/>
    <w:rsid w:val="008205C1"/>
    <w:rsid w:val="00820F52"/>
    <w:rsid w:val="00826157"/>
    <w:rsid w:val="00830458"/>
    <w:rsid w:val="00830C00"/>
    <w:rsid w:val="00837380"/>
    <w:rsid w:val="00850A25"/>
    <w:rsid w:val="00850C91"/>
    <w:rsid w:val="008607EC"/>
    <w:rsid w:val="00862DEA"/>
    <w:rsid w:val="00866997"/>
    <w:rsid w:val="00893BB9"/>
    <w:rsid w:val="008979A9"/>
    <w:rsid w:val="008A475B"/>
    <w:rsid w:val="008B0421"/>
    <w:rsid w:val="008B071C"/>
    <w:rsid w:val="008B11F0"/>
    <w:rsid w:val="008B748E"/>
    <w:rsid w:val="008C089C"/>
    <w:rsid w:val="008C2E70"/>
    <w:rsid w:val="008C3A04"/>
    <w:rsid w:val="008C6029"/>
    <w:rsid w:val="008C6D69"/>
    <w:rsid w:val="008D4E77"/>
    <w:rsid w:val="008D6EC7"/>
    <w:rsid w:val="008E1488"/>
    <w:rsid w:val="008F3908"/>
    <w:rsid w:val="008F4116"/>
    <w:rsid w:val="00904C37"/>
    <w:rsid w:val="0090613B"/>
    <w:rsid w:val="00911541"/>
    <w:rsid w:val="009118B8"/>
    <w:rsid w:val="00912176"/>
    <w:rsid w:val="00922B4D"/>
    <w:rsid w:val="009337C1"/>
    <w:rsid w:val="00933F79"/>
    <w:rsid w:val="009377E0"/>
    <w:rsid w:val="00940847"/>
    <w:rsid w:val="00940A25"/>
    <w:rsid w:val="00940F68"/>
    <w:rsid w:val="00944090"/>
    <w:rsid w:val="00947097"/>
    <w:rsid w:val="00951299"/>
    <w:rsid w:val="009517FB"/>
    <w:rsid w:val="00951A5F"/>
    <w:rsid w:val="00954244"/>
    <w:rsid w:val="00961CDC"/>
    <w:rsid w:val="00967B83"/>
    <w:rsid w:val="0097031C"/>
    <w:rsid w:val="00972B80"/>
    <w:rsid w:val="00985BDF"/>
    <w:rsid w:val="00991367"/>
    <w:rsid w:val="00992AC9"/>
    <w:rsid w:val="009937EF"/>
    <w:rsid w:val="009B4831"/>
    <w:rsid w:val="009C3F00"/>
    <w:rsid w:val="009D0AEB"/>
    <w:rsid w:val="009D7B4C"/>
    <w:rsid w:val="009E2415"/>
    <w:rsid w:val="009F2AE6"/>
    <w:rsid w:val="009F4223"/>
    <w:rsid w:val="009F77A4"/>
    <w:rsid w:val="009F79C9"/>
    <w:rsid w:val="00A02A19"/>
    <w:rsid w:val="00A12AF7"/>
    <w:rsid w:val="00A212EB"/>
    <w:rsid w:val="00A24DC9"/>
    <w:rsid w:val="00A35C8A"/>
    <w:rsid w:val="00A44626"/>
    <w:rsid w:val="00A45992"/>
    <w:rsid w:val="00A65DD7"/>
    <w:rsid w:val="00A73DD2"/>
    <w:rsid w:val="00A7461D"/>
    <w:rsid w:val="00A74D5C"/>
    <w:rsid w:val="00A74DFF"/>
    <w:rsid w:val="00A84359"/>
    <w:rsid w:val="00A9109C"/>
    <w:rsid w:val="00A91485"/>
    <w:rsid w:val="00A92ABB"/>
    <w:rsid w:val="00AA00D8"/>
    <w:rsid w:val="00AA2465"/>
    <w:rsid w:val="00AA6DDB"/>
    <w:rsid w:val="00AA7643"/>
    <w:rsid w:val="00AA7686"/>
    <w:rsid w:val="00AB0C90"/>
    <w:rsid w:val="00AB1ED5"/>
    <w:rsid w:val="00AB3DB1"/>
    <w:rsid w:val="00AB4952"/>
    <w:rsid w:val="00AB4EBC"/>
    <w:rsid w:val="00AC0FC0"/>
    <w:rsid w:val="00AC59E5"/>
    <w:rsid w:val="00AD2487"/>
    <w:rsid w:val="00AD3EF5"/>
    <w:rsid w:val="00AD4F1A"/>
    <w:rsid w:val="00AE2F03"/>
    <w:rsid w:val="00AE342D"/>
    <w:rsid w:val="00AF18FE"/>
    <w:rsid w:val="00B00BC6"/>
    <w:rsid w:val="00B10579"/>
    <w:rsid w:val="00B1656E"/>
    <w:rsid w:val="00B22321"/>
    <w:rsid w:val="00B228C3"/>
    <w:rsid w:val="00B2612D"/>
    <w:rsid w:val="00B26FB7"/>
    <w:rsid w:val="00B334C1"/>
    <w:rsid w:val="00B36EF0"/>
    <w:rsid w:val="00B50250"/>
    <w:rsid w:val="00B50D96"/>
    <w:rsid w:val="00B5530C"/>
    <w:rsid w:val="00B56AC8"/>
    <w:rsid w:val="00B60711"/>
    <w:rsid w:val="00B62EF3"/>
    <w:rsid w:val="00B6783C"/>
    <w:rsid w:val="00B74C42"/>
    <w:rsid w:val="00B81F1B"/>
    <w:rsid w:val="00B8422B"/>
    <w:rsid w:val="00B84314"/>
    <w:rsid w:val="00B91D47"/>
    <w:rsid w:val="00B9246F"/>
    <w:rsid w:val="00BA10C1"/>
    <w:rsid w:val="00BA3652"/>
    <w:rsid w:val="00BA3C94"/>
    <w:rsid w:val="00BC274D"/>
    <w:rsid w:val="00BC34C4"/>
    <w:rsid w:val="00BC34DF"/>
    <w:rsid w:val="00BC7676"/>
    <w:rsid w:val="00BD187F"/>
    <w:rsid w:val="00BD7992"/>
    <w:rsid w:val="00BD7BC9"/>
    <w:rsid w:val="00C00895"/>
    <w:rsid w:val="00C111E0"/>
    <w:rsid w:val="00C124FB"/>
    <w:rsid w:val="00C2065C"/>
    <w:rsid w:val="00C2348C"/>
    <w:rsid w:val="00C312AB"/>
    <w:rsid w:val="00C33944"/>
    <w:rsid w:val="00C35C71"/>
    <w:rsid w:val="00C36B67"/>
    <w:rsid w:val="00C37A51"/>
    <w:rsid w:val="00C44CF3"/>
    <w:rsid w:val="00C45966"/>
    <w:rsid w:val="00C46765"/>
    <w:rsid w:val="00C47E9E"/>
    <w:rsid w:val="00C51D2F"/>
    <w:rsid w:val="00C60EF2"/>
    <w:rsid w:val="00C71F68"/>
    <w:rsid w:val="00C74540"/>
    <w:rsid w:val="00C76E28"/>
    <w:rsid w:val="00C9086E"/>
    <w:rsid w:val="00C92AAC"/>
    <w:rsid w:val="00C93DF3"/>
    <w:rsid w:val="00CA32A7"/>
    <w:rsid w:val="00CA38E7"/>
    <w:rsid w:val="00CA43B6"/>
    <w:rsid w:val="00CB00CE"/>
    <w:rsid w:val="00CB1870"/>
    <w:rsid w:val="00CB48DA"/>
    <w:rsid w:val="00CD0202"/>
    <w:rsid w:val="00CD1348"/>
    <w:rsid w:val="00CD2FCC"/>
    <w:rsid w:val="00CE4198"/>
    <w:rsid w:val="00CE59A8"/>
    <w:rsid w:val="00CE69D4"/>
    <w:rsid w:val="00CF6DEC"/>
    <w:rsid w:val="00D01839"/>
    <w:rsid w:val="00D11456"/>
    <w:rsid w:val="00D12464"/>
    <w:rsid w:val="00D13C00"/>
    <w:rsid w:val="00D23D59"/>
    <w:rsid w:val="00D26D97"/>
    <w:rsid w:val="00D30903"/>
    <w:rsid w:val="00D33CB8"/>
    <w:rsid w:val="00D40E71"/>
    <w:rsid w:val="00D468AC"/>
    <w:rsid w:val="00D46EAA"/>
    <w:rsid w:val="00D5068A"/>
    <w:rsid w:val="00D529B3"/>
    <w:rsid w:val="00D56DDB"/>
    <w:rsid w:val="00D64774"/>
    <w:rsid w:val="00D65E6C"/>
    <w:rsid w:val="00D7609C"/>
    <w:rsid w:val="00D768D2"/>
    <w:rsid w:val="00D86692"/>
    <w:rsid w:val="00D94B05"/>
    <w:rsid w:val="00D95056"/>
    <w:rsid w:val="00DA5332"/>
    <w:rsid w:val="00DA6FDC"/>
    <w:rsid w:val="00DB1D2C"/>
    <w:rsid w:val="00DC3C8F"/>
    <w:rsid w:val="00DD1AAA"/>
    <w:rsid w:val="00DE6F89"/>
    <w:rsid w:val="00DF4BCB"/>
    <w:rsid w:val="00E07C60"/>
    <w:rsid w:val="00E14C4C"/>
    <w:rsid w:val="00E15D98"/>
    <w:rsid w:val="00E20495"/>
    <w:rsid w:val="00E21D62"/>
    <w:rsid w:val="00E24269"/>
    <w:rsid w:val="00E304CD"/>
    <w:rsid w:val="00E33764"/>
    <w:rsid w:val="00E404CA"/>
    <w:rsid w:val="00E47D2D"/>
    <w:rsid w:val="00E47F12"/>
    <w:rsid w:val="00E54499"/>
    <w:rsid w:val="00E603BC"/>
    <w:rsid w:val="00E66075"/>
    <w:rsid w:val="00E71CE1"/>
    <w:rsid w:val="00E76CE2"/>
    <w:rsid w:val="00E77E4A"/>
    <w:rsid w:val="00E82E89"/>
    <w:rsid w:val="00E83E64"/>
    <w:rsid w:val="00E91E3B"/>
    <w:rsid w:val="00E97042"/>
    <w:rsid w:val="00EA1A1B"/>
    <w:rsid w:val="00EA3DC6"/>
    <w:rsid w:val="00EA43BF"/>
    <w:rsid w:val="00EA48B8"/>
    <w:rsid w:val="00EA6138"/>
    <w:rsid w:val="00EB0391"/>
    <w:rsid w:val="00EB0F7B"/>
    <w:rsid w:val="00EB4D81"/>
    <w:rsid w:val="00EB5870"/>
    <w:rsid w:val="00EC298F"/>
    <w:rsid w:val="00EC2CF2"/>
    <w:rsid w:val="00EC4FA9"/>
    <w:rsid w:val="00ED1971"/>
    <w:rsid w:val="00ED4143"/>
    <w:rsid w:val="00ED7340"/>
    <w:rsid w:val="00EE32B7"/>
    <w:rsid w:val="00EE33AA"/>
    <w:rsid w:val="00EF01F1"/>
    <w:rsid w:val="00F00732"/>
    <w:rsid w:val="00F02FF0"/>
    <w:rsid w:val="00F0679C"/>
    <w:rsid w:val="00F07009"/>
    <w:rsid w:val="00F1136E"/>
    <w:rsid w:val="00F13F76"/>
    <w:rsid w:val="00F20710"/>
    <w:rsid w:val="00F2213A"/>
    <w:rsid w:val="00F23D6C"/>
    <w:rsid w:val="00F259FE"/>
    <w:rsid w:val="00F313FD"/>
    <w:rsid w:val="00F315A5"/>
    <w:rsid w:val="00F34BF6"/>
    <w:rsid w:val="00F54EDA"/>
    <w:rsid w:val="00F56575"/>
    <w:rsid w:val="00F56A6D"/>
    <w:rsid w:val="00F5749A"/>
    <w:rsid w:val="00F60741"/>
    <w:rsid w:val="00F63A1D"/>
    <w:rsid w:val="00F64E55"/>
    <w:rsid w:val="00F656DA"/>
    <w:rsid w:val="00F7416E"/>
    <w:rsid w:val="00F836A9"/>
    <w:rsid w:val="00F9151A"/>
    <w:rsid w:val="00F93C63"/>
    <w:rsid w:val="00F95580"/>
    <w:rsid w:val="00FA0385"/>
    <w:rsid w:val="00FA7769"/>
    <w:rsid w:val="00FB0051"/>
    <w:rsid w:val="00FB32E0"/>
    <w:rsid w:val="00FB52C7"/>
    <w:rsid w:val="00FC207A"/>
    <w:rsid w:val="00FC320F"/>
    <w:rsid w:val="00FD3541"/>
    <w:rsid w:val="00FE0C28"/>
    <w:rsid w:val="00FF1346"/>
    <w:rsid w:val="00FF35D4"/>
    <w:rsid w:val="00FF72A1"/>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 w:type="paragraph" w:styleId="BalloonText">
    <w:name w:val="Balloon Text"/>
    <w:basedOn w:val="Normal"/>
    <w:link w:val="BalloonTextChar"/>
    <w:uiPriority w:val="99"/>
    <w:semiHidden/>
    <w:unhideWhenUsed/>
    <w:rsid w:val="00F95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5580"/>
    <w:rPr>
      <w:rFonts w:ascii="Segoe UI" w:hAnsi="Segoe UI" w:cs="Segoe UI"/>
      <w:sz w:val="18"/>
      <w:szCs w:val="18"/>
    </w:rPr>
  </w:style>
  <w:style w:type="paragraph" w:styleId="Caption">
    <w:name w:val="caption"/>
    <w:basedOn w:val="Normal"/>
    <w:next w:val="Normal"/>
    <w:uiPriority w:val="35"/>
    <w:unhideWhenUsed/>
    <w:qFormat/>
    <w:rsid w:val="00194ACD"/>
    <w:pPr>
      <w:spacing w:after="200" w:line="240" w:lineRule="auto"/>
    </w:pPr>
    <w:rPr>
      <w:i/>
      <w:iCs/>
      <w:color w:val="44546A" w:themeColor="text2"/>
      <w:sz w:val="18"/>
      <w:szCs w:val="18"/>
    </w:rPr>
  </w:style>
  <w:style w:type="paragraph" w:styleId="Revision">
    <w:name w:val="Revision"/>
    <w:hidden/>
    <w:uiPriority w:val="99"/>
    <w:semiHidden/>
    <w:rsid w:val="0094409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5.xml"/><Relationship Id="rId18" Type="http://schemas.openxmlformats.org/officeDocument/2006/relationships/chart" Target="charts/chart10.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hart" Target="charts/chart4.xml"/><Relationship Id="rId17" Type="http://schemas.openxmlformats.org/officeDocument/2006/relationships/chart" Target="charts/chart9.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chart" Target="charts/chart8.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chart" Target="charts/chart7.xm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chart" Target="charts/chart2.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6.xml"/><Relationship Id="rId22" Type="http://schemas.openxmlformats.org/officeDocument/2006/relationships/image" Target="media/image5.png"/><Relationship Id="rId27"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C825-4BE3-9BE5-4386F1E0BAA8}"/>
            </c:ext>
          </c:extLst>
        </c:ser>
        <c:dLbls>
          <c:showLegendKey val="0"/>
          <c:showVal val="0"/>
          <c:showCatName val="0"/>
          <c:showSerName val="0"/>
          <c:showPercent val="0"/>
          <c:showBubbleSize val="0"/>
        </c:dLbls>
        <c:axId val="416484464"/>
        <c:axId val="416482896"/>
      </c:scatterChart>
      <c:valAx>
        <c:axId val="416484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6482896"/>
        <c:crosses val="autoZero"/>
        <c:crossBetween val="midCat"/>
      </c:valAx>
      <c:valAx>
        <c:axId val="416482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64844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a:t>
            </a:r>
            <a:r>
              <a:rPr lang="en-US" baseline="0"/>
              <a:t> Temp vs </a:t>
            </a:r>
            <a:r>
              <a:rPr lang="en-US"/>
              <a:t>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314523184601924"/>
                  <c:y val="-0.13929498396033829"/>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3CB8-4DA7-92F2-A1C5964EED22}"/>
            </c:ext>
          </c:extLst>
        </c:ser>
        <c:dLbls>
          <c:showLegendKey val="0"/>
          <c:showVal val="0"/>
          <c:showCatName val="0"/>
          <c:showSerName val="0"/>
          <c:showPercent val="0"/>
          <c:showBubbleSize val="0"/>
        </c:dLbls>
        <c:axId val="424887008"/>
        <c:axId val="424885048"/>
      </c:scatterChart>
      <c:valAx>
        <c:axId val="4248870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4885048"/>
        <c:crosses val="autoZero"/>
        <c:crossBetween val="midCat"/>
      </c:valAx>
      <c:valAx>
        <c:axId val="424885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48870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331516000"/>
        <c:axId val="331517960"/>
      </c:scatterChart>
      <c:valAx>
        <c:axId val="3315160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1517960"/>
        <c:crosses val="autoZero"/>
        <c:crossBetween val="midCat"/>
      </c:valAx>
      <c:valAx>
        <c:axId val="331517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151600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 of Maximum Wind Gust vs 3pm wind speed (km/h)</a:t>
            </a:r>
          </a:p>
        </c:rich>
      </c:tx>
      <c:layout>
        <c:manualLayout>
          <c:xMode val="edge"/>
          <c:yMode val="edge"/>
          <c:x val="0.1468237431859479"/>
          <c:y val="1.22510057504509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612320518758684"/>
                  <c:y val="-0.1334347974362352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rendlineLbl>
          </c:trendline>
          <c:xVal>
            <c:numRef>
              <c:f>'Feature Correlations'!$H$2:$H$244</c:f>
              <c:numCache>
                <c:formatCode>General</c:formatCode>
                <c:ptCount val="243"/>
                <c:pt idx="0">
                  <c:v>31</c:v>
                </c:pt>
                <c:pt idx="1">
                  <c:v>30</c:v>
                </c:pt>
                <c:pt idx="2">
                  <c:v>33</c:v>
                </c:pt>
                <c:pt idx="3">
                  <c:v>41</c:v>
                </c:pt>
                <c:pt idx="4">
                  <c:v>35</c:v>
                </c:pt>
                <c:pt idx="5">
                  <c:v>35</c:v>
                </c:pt>
                <c:pt idx="6">
                  <c:v>44</c:v>
                </c:pt>
                <c:pt idx="7">
                  <c:v>31</c:v>
                </c:pt>
                <c:pt idx="8">
                  <c:v>30</c:v>
                </c:pt>
                <c:pt idx="9">
                  <c:v>24</c:v>
                </c:pt>
                <c:pt idx="10">
                  <c:v>52</c:v>
                </c:pt>
                <c:pt idx="11">
                  <c:v>41</c:v>
                </c:pt>
                <c:pt idx="12">
                  <c:v>41</c:v>
                </c:pt>
                <c:pt idx="13">
                  <c:v>31</c:v>
                </c:pt>
                <c:pt idx="14">
                  <c:v>50</c:v>
                </c:pt>
                <c:pt idx="16">
                  <c:v>30</c:v>
                </c:pt>
                <c:pt idx="17">
                  <c:v>39</c:v>
                </c:pt>
                <c:pt idx="18">
                  <c:v>41</c:v>
                </c:pt>
                <c:pt idx="19">
                  <c:v>33</c:v>
                </c:pt>
                <c:pt idx="20">
                  <c:v>22</c:v>
                </c:pt>
                <c:pt idx="21">
                  <c:v>35</c:v>
                </c:pt>
                <c:pt idx="22">
                  <c:v>30</c:v>
                </c:pt>
                <c:pt idx="23">
                  <c:v>17</c:v>
                </c:pt>
                <c:pt idx="24">
                  <c:v>54</c:v>
                </c:pt>
                <c:pt idx="25">
                  <c:v>35</c:v>
                </c:pt>
                <c:pt idx="26">
                  <c:v>43</c:v>
                </c:pt>
                <c:pt idx="27">
                  <c:v>20</c:v>
                </c:pt>
                <c:pt idx="28">
                  <c:v>31</c:v>
                </c:pt>
                <c:pt idx="29">
                  <c:v>33</c:v>
                </c:pt>
                <c:pt idx="30">
                  <c:v>39</c:v>
                </c:pt>
                <c:pt idx="31">
                  <c:v>33</c:v>
                </c:pt>
                <c:pt idx="32">
                  <c:v>41</c:v>
                </c:pt>
                <c:pt idx="33">
                  <c:v>33</c:v>
                </c:pt>
                <c:pt idx="34">
                  <c:v>43</c:v>
                </c:pt>
                <c:pt idx="35">
                  <c:v>52</c:v>
                </c:pt>
                <c:pt idx="36">
                  <c:v>39</c:v>
                </c:pt>
                <c:pt idx="37">
                  <c:v>37</c:v>
                </c:pt>
                <c:pt idx="38">
                  <c:v>35</c:v>
                </c:pt>
                <c:pt idx="39">
                  <c:v>28</c:v>
                </c:pt>
                <c:pt idx="40">
                  <c:v>30</c:v>
                </c:pt>
                <c:pt idx="41">
                  <c:v>46</c:v>
                </c:pt>
                <c:pt idx="42">
                  <c:v>28</c:v>
                </c:pt>
                <c:pt idx="43">
                  <c:v>35</c:v>
                </c:pt>
                <c:pt idx="44">
                  <c:v>35</c:v>
                </c:pt>
                <c:pt idx="45">
                  <c:v>22</c:v>
                </c:pt>
                <c:pt idx="46">
                  <c:v>33</c:v>
                </c:pt>
                <c:pt idx="47">
                  <c:v>26</c:v>
                </c:pt>
                <c:pt idx="48">
                  <c:v>46</c:v>
                </c:pt>
                <c:pt idx="49">
                  <c:v>43</c:v>
                </c:pt>
                <c:pt idx="50">
                  <c:v>33</c:v>
                </c:pt>
                <c:pt idx="51">
                  <c:v>30</c:v>
                </c:pt>
                <c:pt idx="52">
                  <c:v>43</c:v>
                </c:pt>
                <c:pt idx="53">
                  <c:v>43</c:v>
                </c:pt>
                <c:pt idx="54">
                  <c:v>35</c:v>
                </c:pt>
                <c:pt idx="55">
                  <c:v>39</c:v>
                </c:pt>
                <c:pt idx="56">
                  <c:v>33</c:v>
                </c:pt>
                <c:pt idx="57">
                  <c:v>20</c:v>
                </c:pt>
                <c:pt idx="58">
                  <c:v>26</c:v>
                </c:pt>
                <c:pt idx="59">
                  <c:v>44</c:v>
                </c:pt>
                <c:pt idx="60">
                  <c:v>39</c:v>
                </c:pt>
                <c:pt idx="61">
                  <c:v>33</c:v>
                </c:pt>
                <c:pt idx="62">
                  <c:v>35</c:v>
                </c:pt>
                <c:pt idx="63">
                  <c:v>35</c:v>
                </c:pt>
                <c:pt idx="64">
                  <c:v>33</c:v>
                </c:pt>
                <c:pt idx="65">
                  <c:v>26</c:v>
                </c:pt>
                <c:pt idx="66">
                  <c:v>31</c:v>
                </c:pt>
                <c:pt idx="67">
                  <c:v>33</c:v>
                </c:pt>
                <c:pt idx="68">
                  <c:v>30</c:v>
                </c:pt>
                <c:pt idx="69">
                  <c:v>24</c:v>
                </c:pt>
                <c:pt idx="70">
                  <c:v>26</c:v>
                </c:pt>
                <c:pt idx="71">
                  <c:v>41</c:v>
                </c:pt>
                <c:pt idx="72">
                  <c:v>31</c:v>
                </c:pt>
                <c:pt idx="73">
                  <c:v>24</c:v>
                </c:pt>
                <c:pt idx="74">
                  <c:v>26</c:v>
                </c:pt>
                <c:pt idx="75">
                  <c:v>24</c:v>
                </c:pt>
                <c:pt idx="76">
                  <c:v>22</c:v>
                </c:pt>
                <c:pt idx="77">
                  <c:v>31</c:v>
                </c:pt>
                <c:pt idx="78">
                  <c:v>31</c:v>
                </c:pt>
                <c:pt idx="79">
                  <c:v>17</c:v>
                </c:pt>
                <c:pt idx="80">
                  <c:v>31</c:v>
                </c:pt>
                <c:pt idx="81">
                  <c:v>30</c:v>
                </c:pt>
                <c:pt idx="82">
                  <c:v>33</c:v>
                </c:pt>
                <c:pt idx="83">
                  <c:v>31</c:v>
                </c:pt>
                <c:pt idx="84">
                  <c:v>33</c:v>
                </c:pt>
                <c:pt idx="85">
                  <c:v>31</c:v>
                </c:pt>
                <c:pt idx="86">
                  <c:v>24</c:v>
                </c:pt>
                <c:pt idx="87">
                  <c:v>35</c:v>
                </c:pt>
                <c:pt idx="88">
                  <c:v>26</c:v>
                </c:pt>
                <c:pt idx="89">
                  <c:v>19</c:v>
                </c:pt>
                <c:pt idx="90">
                  <c:v>20</c:v>
                </c:pt>
                <c:pt idx="91">
                  <c:v>15</c:v>
                </c:pt>
                <c:pt idx="92">
                  <c:v>37</c:v>
                </c:pt>
                <c:pt idx="93">
                  <c:v>35</c:v>
                </c:pt>
                <c:pt idx="94">
                  <c:v>30</c:v>
                </c:pt>
                <c:pt idx="95">
                  <c:v>26</c:v>
                </c:pt>
                <c:pt idx="96">
                  <c:v>20</c:v>
                </c:pt>
                <c:pt idx="97">
                  <c:v>43</c:v>
                </c:pt>
                <c:pt idx="98">
                  <c:v>35</c:v>
                </c:pt>
                <c:pt idx="99">
                  <c:v>54</c:v>
                </c:pt>
                <c:pt idx="100">
                  <c:v>56</c:v>
                </c:pt>
                <c:pt idx="101">
                  <c:v>28</c:v>
                </c:pt>
                <c:pt idx="102">
                  <c:v>59</c:v>
                </c:pt>
                <c:pt idx="103">
                  <c:v>43</c:v>
                </c:pt>
                <c:pt idx="104">
                  <c:v>39</c:v>
                </c:pt>
                <c:pt idx="105">
                  <c:v>24</c:v>
                </c:pt>
                <c:pt idx="106">
                  <c:v>22</c:v>
                </c:pt>
                <c:pt idx="107">
                  <c:v>20</c:v>
                </c:pt>
                <c:pt idx="108">
                  <c:v>30</c:v>
                </c:pt>
                <c:pt idx="109">
                  <c:v>44</c:v>
                </c:pt>
                <c:pt idx="110">
                  <c:v>19</c:v>
                </c:pt>
                <c:pt idx="111">
                  <c:v>30</c:v>
                </c:pt>
                <c:pt idx="112">
                  <c:v>31</c:v>
                </c:pt>
                <c:pt idx="113">
                  <c:v>30</c:v>
                </c:pt>
                <c:pt idx="114">
                  <c:v>24</c:v>
                </c:pt>
                <c:pt idx="115">
                  <c:v>20</c:v>
                </c:pt>
                <c:pt idx="116">
                  <c:v>19</c:v>
                </c:pt>
                <c:pt idx="117">
                  <c:v>22</c:v>
                </c:pt>
                <c:pt idx="118">
                  <c:v>17</c:v>
                </c:pt>
                <c:pt idx="119">
                  <c:v>30</c:v>
                </c:pt>
                <c:pt idx="120">
                  <c:v>33</c:v>
                </c:pt>
                <c:pt idx="121">
                  <c:v>39</c:v>
                </c:pt>
                <c:pt idx="122">
                  <c:v>28</c:v>
                </c:pt>
                <c:pt idx="123">
                  <c:v>39</c:v>
                </c:pt>
                <c:pt idx="124">
                  <c:v>30</c:v>
                </c:pt>
                <c:pt idx="125">
                  <c:v>19</c:v>
                </c:pt>
                <c:pt idx="126">
                  <c:v>15</c:v>
                </c:pt>
                <c:pt idx="127">
                  <c:v>24</c:v>
                </c:pt>
                <c:pt idx="128">
                  <c:v>28</c:v>
                </c:pt>
                <c:pt idx="129">
                  <c:v>41</c:v>
                </c:pt>
                <c:pt idx="130">
                  <c:v>41</c:v>
                </c:pt>
                <c:pt idx="131">
                  <c:v>24</c:v>
                </c:pt>
                <c:pt idx="132">
                  <c:v>39</c:v>
                </c:pt>
                <c:pt idx="133">
                  <c:v>35</c:v>
                </c:pt>
                <c:pt idx="134">
                  <c:v>54</c:v>
                </c:pt>
                <c:pt idx="135">
                  <c:v>35</c:v>
                </c:pt>
                <c:pt idx="136">
                  <c:v>30</c:v>
                </c:pt>
                <c:pt idx="137">
                  <c:v>20</c:v>
                </c:pt>
                <c:pt idx="138">
                  <c:v>39</c:v>
                </c:pt>
                <c:pt idx="139">
                  <c:v>37</c:v>
                </c:pt>
                <c:pt idx="140">
                  <c:v>15</c:v>
                </c:pt>
                <c:pt idx="141">
                  <c:v>35</c:v>
                </c:pt>
                <c:pt idx="142">
                  <c:v>24</c:v>
                </c:pt>
                <c:pt idx="143">
                  <c:v>31</c:v>
                </c:pt>
                <c:pt idx="144">
                  <c:v>57</c:v>
                </c:pt>
                <c:pt idx="145">
                  <c:v>39</c:v>
                </c:pt>
                <c:pt idx="146">
                  <c:v>33</c:v>
                </c:pt>
                <c:pt idx="147">
                  <c:v>39</c:v>
                </c:pt>
                <c:pt idx="148">
                  <c:v>26</c:v>
                </c:pt>
                <c:pt idx="149">
                  <c:v>17</c:v>
                </c:pt>
                <c:pt idx="150">
                  <c:v>31</c:v>
                </c:pt>
                <c:pt idx="151">
                  <c:v>39</c:v>
                </c:pt>
                <c:pt idx="152">
                  <c:v>33</c:v>
                </c:pt>
                <c:pt idx="153">
                  <c:v>24</c:v>
                </c:pt>
                <c:pt idx="154">
                  <c:v>37</c:v>
                </c:pt>
                <c:pt idx="155">
                  <c:v>52</c:v>
                </c:pt>
                <c:pt idx="156">
                  <c:v>39</c:v>
                </c:pt>
                <c:pt idx="157">
                  <c:v>59</c:v>
                </c:pt>
                <c:pt idx="158">
                  <c:v>48</c:v>
                </c:pt>
                <c:pt idx="159">
                  <c:v>67</c:v>
                </c:pt>
                <c:pt idx="160">
                  <c:v>67</c:v>
                </c:pt>
                <c:pt idx="161">
                  <c:v>22</c:v>
                </c:pt>
                <c:pt idx="162">
                  <c:v>33</c:v>
                </c:pt>
                <c:pt idx="163">
                  <c:v>17</c:v>
                </c:pt>
                <c:pt idx="164">
                  <c:v>15</c:v>
                </c:pt>
                <c:pt idx="165">
                  <c:v>24</c:v>
                </c:pt>
                <c:pt idx="166">
                  <c:v>41</c:v>
                </c:pt>
                <c:pt idx="167">
                  <c:v>20</c:v>
                </c:pt>
                <c:pt idx="168">
                  <c:v>26</c:v>
                </c:pt>
                <c:pt idx="169">
                  <c:v>28</c:v>
                </c:pt>
                <c:pt idx="170">
                  <c:v>20</c:v>
                </c:pt>
                <c:pt idx="171">
                  <c:v>26</c:v>
                </c:pt>
                <c:pt idx="172">
                  <c:v>28</c:v>
                </c:pt>
                <c:pt idx="173">
                  <c:v>46</c:v>
                </c:pt>
                <c:pt idx="174">
                  <c:v>41</c:v>
                </c:pt>
                <c:pt idx="175">
                  <c:v>37</c:v>
                </c:pt>
                <c:pt idx="176">
                  <c:v>28</c:v>
                </c:pt>
                <c:pt idx="177">
                  <c:v>26</c:v>
                </c:pt>
                <c:pt idx="178">
                  <c:v>24</c:v>
                </c:pt>
                <c:pt idx="179">
                  <c:v>43</c:v>
                </c:pt>
                <c:pt idx="180">
                  <c:v>39</c:v>
                </c:pt>
                <c:pt idx="181">
                  <c:v>35</c:v>
                </c:pt>
                <c:pt idx="182">
                  <c:v>43</c:v>
                </c:pt>
                <c:pt idx="183">
                  <c:v>43</c:v>
                </c:pt>
                <c:pt idx="184">
                  <c:v>46</c:v>
                </c:pt>
                <c:pt idx="185">
                  <c:v>22</c:v>
                </c:pt>
                <c:pt idx="186">
                  <c:v>20</c:v>
                </c:pt>
                <c:pt idx="189">
                  <c:v>15</c:v>
                </c:pt>
                <c:pt idx="190">
                  <c:v>15</c:v>
                </c:pt>
                <c:pt idx="191">
                  <c:v>43</c:v>
                </c:pt>
                <c:pt idx="192">
                  <c:v>50</c:v>
                </c:pt>
                <c:pt idx="193">
                  <c:v>37</c:v>
                </c:pt>
                <c:pt idx="194">
                  <c:v>44</c:v>
                </c:pt>
                <c:pt idx="195">
                  <c:v>43</c:v>
                </c:pt>
                <c:pt idx="196">
                  <c:v>41</c:v>
                </c:pt>
                <c:pt idx="197">
                  <c:v>33</c:v>
                </c:pt>
                <c:pt idx="198">
                  <c:v>28</c:v>
                </c:pt>
                <c:pt idx="199">
                  <c:v>31</c:v>
                </c:pt>
                <c:pt idx="200">
                  <c:v>54</c:v>
                </c:pt>
                <c:pt idx="201">
                  <c:v>31</c:v>
                </c:pt>
                <c:pt idx="202">
                  <c:v>46</c:v>
                </c:pt>
                <c:pt idx="203">
                  <c:v>31</c:v>
                </c:pt>
                <c:pt idx="204">
                  <c:v>48</c:v>
                </c:pt>
                <c:pt idx="205">
                  <c:v>48</c:v>
                </c:pt>
                <c:pt idx="206">
                  <c:v>43</c:v>
                </c:pt>
                <c:pt idx="207">
                  <c:v>67</c:v>
                </c:pt>
                <c:pt idx="208">
                  <c:v>50</c:v>
                </c:pt>
                <c:pt idx="209">
                  <c:v>41</c:v>
                </c:pt>
                <c:pt idx="210">
                  <c:v>61</c:v>
                </c:pt>
                <c:pt idx="211">
                  <c:v>54</c:v>
                </c:pt>
                <c:pt idx="212">
                  <c:v>30</c:v>
                </c:pt>
                <c:pt idx="213">
                  <c:v>50</c:v>
                </c:pt>
                <c:pt idx="214">
                  <c:v>35</c:v>
                </c:pt>
                <c:pt idx="215">
                  <c:v>31</c:v>
                </c:pt>
                <c:pt idx="216">
                  <c:v>31</c:v>
                </c:pt>
                <c:pt idx="217">
                  <c:v>28</c:v>
                </c:pt>
                <c:pt idx="218">
                  <c:v>30</c:v>
                </c:pt>
                <c:pt idx="219">
                  <c:v>17</c:v>
                </c:pt>
                <c:pt idx="220">
                  <c:v>30</c:v>
                </c:pt>
                <c:pt idx="221">
                  <c:v>52</c:v>
                </c:pt>
                <c:pt idx="222">
                  <c:v>54</c:v>
                </c:pt>
                <c:pt idx="223">
                  <c:v>31</c:v>
                </c:pt>
                <c:pt idx="224">
                  <c:v>33</c:v>
                </c:pt>
                <c:pt idx="225">
                  <c:v>31</c:v>
                </c:pt>
                <c:pt idx="226">
                  <c:v>54</c:v>
                </c:pt>
                <c:pt idx="227">
                  <c:v>44</c:v>
                </c:pt>
                <c:pt idx="228">
                  <c:v>30</c:v>
                </c:pt>
                <c:pt idx="229">
                  <c:v>24</c:v>
                </c:pt>
                <c:pt idx="230">
                  <c:v>31</c:v>
                </c:pt>
                <c:pt idx="231">
                  <c:v>50</c:v>
                </c:pt>
                <c:pt idx="232">
                  <c:v>33</c:v>
                </c:pt>
                <c:pt idx="233">
                  <c:v>57</c:v>
                </c:pt>
                <c:pt idx="234">
                  <c:v>50</c:v>
                </c:pt>
                <c:pt idx="235">
                  <c:v>39</c:v>
                </c:pt>
                <c:pt idx="236">
                  <c:v>37</c:v>
                </c:pt>
                <c:pt idx="237">
                  <c:v>31</c:v>
                </c:pt>
                <c:pt idx="238">
                  <c:v>15</c:v>
                </c:pt>
                <c:pt idx="239">
                  <c:v>39</c:v>
                </c:pt>
                <c:pt idx="240">
                  <c:v>33</c:v>
                </c:pt>
                <c:pt idx="241">
                  <c:v>50</c:v>
                </c:pt>
                <c:pt idx="242">
                  <c:v>61</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56A7-4326-8374-108505BA8736}"/>
            </c:ext>
          </c:extLst>
        </c:ser>
        <c:dLbls>
          <c:showLegendKey val="0"/>
          <c:showVal val="0"/>
          <c:showCatName val="0"/>
          <c:showSerName val="0"/>
          <c:showPercent val="0"/>
          <c:showBubbleSize val="0"/>
        </c:dLbls>
        <c:axId val="331516784"/>
        <c:axId val="331516392"/>
      </c:scatterChart>
      <c:valAx>
        <c:axId val="3315167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1516392"/>
        <c:crosses val="autoZero"/>
        <c:crossBetween val="midCat"/>
      </c:valAx>
      <c:valAx>
        <c:axId val="331516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15167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humidity</a:t>
            </a:r>
            <a:r>
              <a:rPr lang="en-US" baseline="0"/>
              <a:t> vs</a:t>
            </a:r>
            <a:r>
              <a:rPr lang="en-US"/>
              <a:t> 3pm 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'Feature Correlations'!$Q$1</c:f>
              <c:strCache>
                <c:ptCount val="1"/>
                <c:pt idx="0">
                  <c:v>3pm relative humidity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5203412073490817E-2"/>
                  <c:y val="-0.2464089384660250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rendlineLbl>
          </c:trendline>
          <c:xVal>
            <c:numRef>
              <c:f>'Feature Correlations'!$K$2:$K$244</c:f>
              <c:numCache>
                <c:formatCode>General</c:formatCode>
                <c:ptCount val="243"/>
                <c:pt idx="0">
                  <c:v>77</c:v>
                </c:pt>
                <c:pt idx="1">
                  <c:v>52</c:v>
                </c:pt>
                <c:pt idx="2">
                  <c:v>100</c:v>
                </c:pt>
                <c:pt idx="3">
                  <c:v>98</c:v>
                </c:pt>
                <c:pt idx="4">
                  <c:v>96</c:v>
                </c:pt>
                <c:pt idx="5">
                  <c:v>72</c:v>
                </c:pt>
                <c:pt idx="6">
                  <c:v>70</c:v>
                </c:pt>
                <c:pt idx="7">
                  <c:v>59</c:v>
                </c:pt>
                <c:pt idx="8">
                  <c:v>69</c:v>
                </c:pt>
                <c:pt idx="9">
                  <c:v>85</c:v>
                </c:pt>
                <c:pt idx="10">
                  <c:v>32</c:v>
                </c:pt>
                <c:pt idx="11">
                  <c:v>69</c:v>
                </c:pt>
                <c:pt idx="12">
                  <c:v>66</c:v>
                </c:pt>
                <c:pt idx="13">
                  <c:v>77</c:v>
                </c:pt>
                <c:pt idx="14">
                  <c:v>53</c:v>
                </c:pt>
                <c:pt idx="15">
                  <c:v>66</c:v>
                </c:pt>
                <c:pt idx="16">
                  <c:v>62</c:v>
                </c:pt>
                <c:pt idx="17">
                  <c:v>76</c:v>
                </c:pt>
                <c:pt idx="18">
                  <c:v>52</c:v>
                </c:pt>
                <c:pt idx="19">
                  <c:v>53</c:v>
                </c:pt>
                <c:pt idx="20">
                  <c:v>73</c:v>
                </c:pt>
                <c:pt idx="21">
                  <c:v>52</c:v>
                </c:pt>
                <c:pt idx="22">
                  <c:v>72</c:v>
                </c:pt>
                <c:pt idx="23">
                  <c:v>67</c:v>
                </c:pt>
                <c:pt idx="24">
                  <c:v>25</c:v>
                </c:pt>
                <c:pt idx="25">
                  <c:v>100</c:v>
                </c:pt>
                <c:pt idx="26">
                  <c:v>52</c:v>
                </c:pt>
                <c:pt idx="27">
                  <c:v>58</c:v>
                </c:pt>
                <c:pt idx="28">
                  <c:v>92</c:v>
                </c:pt>
                <c:pt idx="29">
                  <c:v>74</c:v>
                </c:pt>
                <c:pt idx="30">
                  <c:v>55</c:v>
                </c:pt>
                <c:pt idx="31">
                  <c:v>76</c:v>
                </c:pt>
                <c:pt idx="32">
                  <c:v>56</c:v>
                </c:pt>
                <c:pt idx="33">
                  <c:v>66</c:v>
                </c:pt>
                <c:pt idx="34">
                  <c:v>72</c:v>
                </c:pt>
                <c:pt idx="35">
                  <c:v>62</c:v>
                </c:pt>
                <c:pt idx="36">
                  <c:v>59</c:v>
                </c:pt>
                <c:pt idx="37">
                  <c:v>89</c:v>
                </c:pt>
                <c:pt idx="38">
                  <c:v>59</c:v>
                </c:pt>
                <c:pt idx="39">
                  <c:v>71</c:v>
                </c:pt>
                <c:pt idx="40">
                  <c:v>77</c:v>
                </c:pt>
                <c:pt idx="41">
                  <c:v>58</c:v>
                </c:pt>
                <c:pt idx="42">
                  <c:v>67</c:v>
                </c:pt>
                <c:pt idx="43">
                  <c:v>68</c:v>
                </c:pt>
                <c:pt idx="44">
                  <c:v>56</c:v>
                </c:pt>
                <c:pt idx="45">
                  <c:v>73</c:v>
                </c:pt>
                <c:pt idx="46">
                  <c:v>67</c:v>
                </c:pt>
                <c:pt idx="47">
                  <c:v>73</c:v>
                </c:pt>
                <c:pt idx="48">
                  <c:v>44</c:v>
                </c:pt>
                <c:pt idx="49">
                  <c:v>44</c:v>
                </c:pt>
                <c:pt idx="50">
                  <c:v>77</c:v>
                </c:pt>
                <c:pt idx="51">
                  <c:v>87</c:v>
                </c:pt>
                <c:pt idx="52">
                  <c:v>71</c:v>
                </c:pt>
                <c:pt idx="53">
                  <c:v>49</c:v>
                </c:pt>
                <c:pt idx="54">
                  <c:v>55</c:v>
                </c:pt>
                <c:pt idx="55">
                  <c:v>72</c:v>
                </c:pt>
                <c:pt idx="56">
                  <c:v>64</c:v>
                </c:pt>
                <c:pt idx="57">
                  <c:v>71</c:v>
                </c:pt>
                <c:pt idx="58">
                  <c:v>77</c:v>
                </c:pt>
                <c:pt idx="59">
                  <c:v>72</c:v>
                </c:pt>
                <c:pt idx="60">
                  <c:v>55</c:v>
                </c:pt>
                <c:pt idx="61">
                  <c:v>62</c:v>
                </c:pt>
                <c:pt idx="62">
                  <c:v>60</c:v>
                </c:pt>
                <c:pt idx="63">
                  <c:v>55</c:v>
                </c:pt>
                <c:pt idx="64">
                  <c:v>57</c:v>
                </c:pt>
                <c:pt idx="65">
                  <c:v>82</c:v>
                </c:pt>
                <c:pt idx="66">
                  <c:v>88</c:v>
                </c:pt>
                <c:pt idx="67">
                  <c:v>93</c:v>
                </c:pt>
                <c:pt idx="68">
                  <c:v>81</c:v>
                </c:pt>
                <c:pt idx="69">
                  <c:v>86</c:v>
                </c:pt>
                <c:pt idx="70">
                  <c:v>94</c:v>
                </c:pt>
                <c:pt idx="71">
                  <c:v>52</c:v>
                </c:pt>
                <c:pt idx="72">
                  <c:v>71</c:v>
                </c:pt>
                <c:pt idx="73">
                  <c:v>74</c:v>
                </c:pt>
                <c:pt idx="74">
                  <c:v>68</c:v>
                </c:pt>
                <c:pt idx="75">
                  <c:v>86</c:v>
                </c:pt>
                <c:pt idx="76">
                  <c:v>80</c:v>
                </c:pt>
                <c:pt idx="77">
                  <c:v>88</c:v>
                </c:pt>
                <c:pt idx="78">
                  <c:v>90</c:v>
                </c:pt>
                <c:pt idx="79">
                  <c:v>96</c:v>
                </c:pt>
                <c:pt idx="80">
                  <c:v>94</c:v>
                </c:pt>
                <c:pt idx="81">
                  <c:v>100</c:v>
                </c:pt>
                <c:pt idx="82">
                  <c:v>100</c:v>
                </c:pt>
                <c:pt idx="83">
                  <c:v>87</c:v>
                </c:pt>
                <c:pt idx="84">
                  <c:v>77</c:v>
                </c:pt>
                <c:pt idx="85">
                  <c:v>88</c:v>
                </c:pt>
                <c:pt idx="86">
                  <c:v>76</c:v>
                </c:pt>
                <c:pt idx="87">
                  <c:v>73</c:v>
                </c:pt>
                <c:pt idx="88">
                  <c:v>84</c:v>
                </c:pt>
                <c:pt idx="89">
                  <c:v>77</c:v>
                </c:pt>
                <c:pt idx="90">
                  <c:v>86</c:v>
                </c:pt>
                <c:pt idx="91">
                  <c:v>75</c:v>
                </c:pt>
                <c:pt idx="92">
                  <c:v>55</c:v>
                </c:pt>
                <c:pt idx="93">
                  <c:v>50</c:v>
                </c:pt>
                <c:pt idx="94">
                  <c:v>58</c:v>
                </c:pt>
                <c:pt idx="95">
                  <c:v>64</c:v>
                </c:pt>
                <c:pt idx="96">
                  <c:v>82</c:v>
                </c:pt>
                <c:pt idx="97">
                  <c:v>73</c:v>
                </c:pt>
                <c:pt idx="98">
                  <c:v>59</c:v>
                </c:pt>
                <c:pt idx="99">
                  <c:v>71</c:v>
                </c:pt>
                <c:pt idx="100">
                  <c:v>75</c:v>
                </c:pt>
                <c:pt idx="101">
                  <c:v>95</c:v>
                </c:pt>
                <c:pt idx="102">
                  <c:v>81</c:v>
                </c:pt>
                <c:pt idx="103">
                  <c:v>46</c:v>
                </c:pt>
                <c:pt idx="104">
                  <c:v>52</c:v>
                </c:pt>
                <c:pt idx="105">
                  <c:v>75</c:v>
                </c:pt>
                <c:pt idx="106">
                  <c:v>50</c:v>
                </c:pt>
                <c:pt idx="107">
                  <c:v>77</c:v>
                </c:pt>
                <c:pt idx="108">
                  <c:v>64</c:v>
                </c:pt>
                <c:pt idx="109">
                  <c:v>53</c:v>
                </c:pt>
                <c:pt idx="110">
                  <c:v>65</c:v>
                </c:pt>
                <c:pt idx="111">
                  <c:v>62</c:v>
                </c:pt>
                <c:pt idx="112">
                  <c:v>66</c:v>
                </c:pt>
                <c:pt idx="113">
                  <c:v>56</c:v>
                </c:pt>
                <c:pt idx="114">
                  <c:v>83</c:v>
                </c:pt>
                <c:pt idx="115">
                  <c:v>83</c:v>
                </c:pt>
                <c:pt idx="116">
                  <c:v>87</c:v>
                </c:pt>
                <c:pt idx="117">
                  <c:v>87</c:v>
                </c:pt>
                <c:pt idx="118">
                  <c:v>83</c:v>
                </c:pt>
                <c:pt idx="119">
                  <c:v>83</c:v>
                </c:pt>
                <c:pt idx="120">
                  <c:v>63</c:v>
                </c:pt>
                <c:pt idx="121">
                  <c:v>59</c:v>
                </c:pt>
                <c:pt idx="122">
                  <c:v>80</c:v>
                </c:pt>
                <c:pt idx="123">
                  <c:v>100</c:v>
                </c:pt>
                <c:pt idx="124">
                  <c:v>83</c:v>
                </c:pt>
                <c:pt idx="125">
                  <c:v>83</c:v>
                </c:pt>
                <c:pt idx="126">
                  <c:v>91</c:v>
                </c:pt>
                <c:pt idx="127">
                  <c:v>76</c:v>
                </c:pt>
                <c:pt idx="128">
                  <c:v>97</c:v>
                </c:pt>
                <c:pt idx="129">
                  <c:v>68</c:v>
                </c:pt>
                <c:pt idx="130">
                  <c:v>100</c:v>
                </c:pt>
                <c:pt idx="131">
                  <c:v>84</c:v>
                </c:pt>
                <c:pt idx="132">
                  <c:v>65</c:v>
                </c:pt>
                <c:pt idx="133">
                  <c:v>71</c:v>
                </c:pt>
                <c:pt idx="134">
                  <c:v>72</c:v>
                </c:pt>
                <c:pt idx="135">
                  <c:v>67</c:v>
                </c:pt>
                <c:pt idx="136">
                  <c:v>85</c:v>
                </c:pt>
                <c:pt idx="137">
                  <c:v>77</c:v>
                </c:pt>
                <c:pt idx="138">
                  <c:v>70</c:v>
                </c:pt>
                <c:pt idx="139">
                  <c:v>62</c:v>
                </c:pt>
                <c:pt idx="140">
                  <c:v>100</c:v>
                </c:pt>
                <c:pt idx="141">
                  <c:v>77</c:v>
                </c:pt>
                <c:pt idx="142">
                  <c:v>78</c:v>
                </c:pt>
                <c:pt idx="143">
                  <c:v>73</c:v>
                </c:pt>
                <c:pt idx="144">
                  <c:v>50</c:v>
                </c:pt>
                <c:pt idx="145">
                  <c:v>60</c:v>
                </c:pt>
                <c:pt idx="146">
                  <c:v>94</c:v>
                </c:pt>
                <c:pt idx="147">
                  <c:v>60</c:v>
                </c:pt>
                <c:pt idx="148">
                  <c:v>58</c:v>
                </c:pt>
                <c:pt idx="149">
                  <c:v>94</c:v>
                </c:pt>
                <c:pt idx="150">
                  <c:v>76</c:v>
                </c:pt>
                <c:pt idx="151">
                  <c:v>60</c:v>
                </c:pt>
                <c:pt idx="152">
                  <c:v>63</c:v>
                </c:pt>
                <c:pt idx="153">
                  <c:v>93</c:v>
                </c:pt>
                <c:pt idx="154">
                  <c:v>81</c:v>
                </c:pt>
                <c:pt idx="155">
                  <c:v>74</c:v>
                </c:pt>
                <c:pt idx="156">
                  <c:v>81</c:v>
                </c:pt>
                <c:pt idx="157">
                  <c:v>73</c:v>
                </c:pt>
                <c:pt idx="158">
                  <c:v>89</c:v>
                </c:pt>
                <c:pt idx="159">
                  <c:v>83</c:v>
                </c:pt>
                <c:pt idx="160">
                  <c:v>78</c:v>
                </c:pt>
                <c:pt idx="161">
                  <c:v>100</c:v>
                </c:pt>
                <c:pt idx="162">
                  <c:v>85</c:v>
                </c:pt>
                <c:pt idx="163">
                  <c:v>86</c:v>
                </c:pt>
                <c:pt idx="164">
                  <c:v>89</c:v>
                </c:pt>
                <c:pt idx="165">
                  <c:v>89</c:v>
                </c:pt>
                <c:pt idx="166">
                  <c:v>88</c:v>
                </c:pt>
                <c:pt idx="167">
                  <c:v>83</c:v>
                </c:pt>
                <c:pt idx="168">
                  <c:v>100</c:v>
                </c:pt>
                <c:pt idx="169">
                  <c:v>100</c:v>
                </c:pt>
                <c:pt idx="170">
                  <c:v>100</c:v>
                </c:pt>
                <c:pt idx="171">
                  <c:v>94</c:v>
                </c:pt>
                <c:pt idx="172">
                  <c:v>91</c:v>
                </c:pt>
                <c:pt idx="173">
                  <c:v>63</c:v>
                </c:pt>
                <c:pt idx="174">
                  <c:v>85</c:v>
                </c:pt>
                <c:pt idx="175">
                  <c:v>88</c:v>
                </c:pt>
                <c:pt idx="176">
                  <c:v>79</c:v>
                </c:pt>
                <c:pt idx="177">
                  <c:v>81</c:v>
                </c:pt>
                <c:pt idx="178">
                  <c:v>97</c:v>
                </c:pt>
                <c:pt idx="179">
                  <c:v>88</c:v>
                </c:pt>
                <c:pt idx="180">
                  <c:v>79</c:v>
                </c:pt>
                <c:pt idx="181">
                  <c:v>86</c:v>
                </c:pt>
                <c:pt idx="182">
                  <c:v>83</c:v>
                </c:pt>
                <c:pt idx="183">
                  <c:v>75</c:v>
                </c:pt>
                <c:pt idx="184">
                  <c:v>79</c:v>
                </c:pt>
                <c:pt idx="185">
                  <c:v>82</c:v>
                </c:pt>
                <c:pt idx="186">
                  <c:v>74</c:v>
                </c:pt>
                <c:pt idx="187">
                  <c:v>74</c:v>
                </c:pt>
                <c:pt idx="189">
                  <c:v>92</c:v>
                </c:pt>
                <c:pt idx="190">
                  <c:v>100</c:v>
                </c:pt>
                <c:pt idx="191">
                  <c:v>100</c:v>
                </c:pt>
                <c:pt idx="192">
                  <c:v>71</c:v>
                </c:pt>
                <c:pt idx="193">
                  <c:v>84</c:v>
                </c:pt>
                <c:pt idx="194">
                  <c:v>84</c:v>
                </c:pt>
                <c:pt idx="195">
                  <c:v>84</c:v>
                </c:pt>
                <c:pt idx="196">
                  <c:v>75</c:v>
                </c:pt>
                <c:pt idx="197">
                  <c:v>67</c:v>
                </c:pt>
                <c:pt idx="198">
                  <c:v>83</c:v>
                </c:pt>
                <c:pt idx="199">
                  <c:v>72</c:v>
                </c:pt>
                <c:pt idx="200">
                  <c:v>80</c:v>
                </c:pt>
                <c:pt idx="201">
                  <c:v>80</c:v>
                </c:pt>
                <c:pt idx="202">
                  <c:v>88</c:v>
                </c:pt>
                <c:pt idx="203">
                  <c:v>80</c:v>
                </c:pt>
                <c:pt idx="204">
                  <c:v>78</c:v>
                </c:pt>
                <c:pt idx="205">
                  <c:v>60</c:v>
                </c:pt>
                <c:pt idx="206">
                  <c:v>75</c:v>
                </c:pt>
                <c:pt idx="207">
                  <c:v>67</c:v>
                </c:pt>
                <c:pt idx="208">
                  <c:v>70</c:v>
                </c:pt>
                <c:pt idx="209">
                  <c:v>67</c:v>
                </c:pt>
                <c:pt idx="210">
                  <c:v>59</c:v>
                </c:pt>
                <c:pt idx="211">
                  <c:v>54</c:v>
                </c:pt>
                <c:pt idx="212">
                  <c:v>72</c:v>
                </c:pt>
                <c:pt idx="213">
                  <c:v>67</c:v>
                </c:pt>
                <c:pt idx="214">
                  <c:v>77</c:v>
                </c:pt>
                <c:pt idx="215">
                  <c:v>78</c:v>
                </c:pt>
                <c:pt idx="216">
                  <c:v>80</c:v>
                </c:pt>
                <c:pt idx="217">
                  <c:v>74</c:v>
                </c:pt>
                <c:pt idx="218">
                  <c:v>75</c:v>
                </c:pt>
                <c:pt idx="219">
                  <c:v>100</c:v>
                </c:pt>
                <c:pt idx="220">
                  <c:v>82</c:v>
                </c:pt>
                <c:pt idx="221">
                  <c:v>77</c:v>
                </c:pt>
                <c:pt idx="222">
                  <c:v>47</c:v>
                </c:pt>
                <c:pt idx="223">
                  <c:v>71</c:v>
                </c:pt>
                <c:pt idx="224">
                  <c:v>73</c:v>
                </c:pt>
                <c:pt idx="225">
                  <c:v>78</c:v>
                </c:pt>
                <c:pt idx="226">
                  <c:v>63</c:v>
                </c:pt>
                <c:pt idx="227">
                  <c:v>70</c:v>
                </c:pt>
                <c:pt idx="228">
                  <c:v>87</c:v>
                </c:pt>
                <c:pt idx="229">
                  <c:v>82</c:v>
                </c:pt>
                <c:pt idx="230">
                  <c:v>72</c:v>
                </c:pt>
                <c:pt idx="231">
                  <c:v>80</c:v>
                </c:pt>
                <c:pt idx="232">
                  <c:v>64</c:v>
                </c:pt>
                <c:pt idx="233">
                  <c:v>62</c:v>
                </c:pt>
                <c:pt idx="234">
                  <c:v>67</c:v>
                </c:pt>
                <c:pt idx="235">
                  <c:v>53</c:v>
                </c:pt>
                <c:pt idx="236">
                  <c:v>73</c:v>
                </c:pt>
                <c:pt idx="237">
                  <c:v>82</c:v>
                </c:pt>
                <c:pt idx="238">
                  <c:v>88</c:v>
                </c:pt>
                <c:pt idx="239">
                  <c:v>80</c:v>
                </c:pt>
                <c:pt idx="240">
                  <c:v>79</c:v>
                </c:pt>
                <c:pt idx="241">
                  <c:v>70</c:v>
                </c:pt>
                <c:pt idx="242">
                  <c:v>53</c:v>
                </c:pt>
              </c:numCache>
            </c:numRef>
          </c:xVal>
          <c:yVal>
            <c:numRef>
              <c:f>'Feature Correlations'!$Q$2:$Q$244</c:f>
              <c:numCache>
                <c:formatCode>General</c:formatCode>
                <c:ptCount val="243"/>
                <c:pt idx="0">
                  <c:v>43</c:v>
                </c:pt>
                <c:pt idx="1">
                  <c:v>38</c:v>
                </c:pt>
                <c:pt idx="2">
                  <c:v>59</c:v>
                </c:pt>
                <c:pt idx="3">
                  <c:v>82</c:v>
                </c:pt>
                <c:pt idx="4">
                  <c:v>82</c:v>
                </c:pt>
                <c:pt idx="5">
                  <c:v>63</c:v>
                </c:pt>
                <c:pt idx="6">
                  <c:v>46</c:v>
                </c:pt>
                <c:pt idx="7">
                  <c:v>53</c:v>
                </c:pt>
                <c:pt idx="8">
                  <c:v>59</c:v>
                </c:pt>
                <c:pt idx="9">
                  <c:v>60</c:v>
                </c:pt>
                <c:pt idx="10">
                  <c:v>21</c:v>
                </c:pt>
                <c:pt idx="11">
                  <c:v>60</c:v>
                </c:pt>
                <c:pt idx="12">
                  <c:v>52</c:v>
                </c:pt>
                <c:pt idx="13">
                  <c:v>46</c:v>
                </c:pt>
                <c:pt idx="14">
                  <c:v>46</c:v>
                </c:pt>
                <c:pt idx="15">
                  <c:v>54</c:v>
                </c:pt>
                <c:pt idx="16">
                  <c:v>49</c:v>
                </c:pt>
                <c:pt idx="17">
                  <c:v>58</c:v>
                </c:pt>
                <c:pt idx="18">
                  <c:v>50</c:v>
                </c:pt>
                <c:pt idx="19">
                  <c:v>51</c:v>
                </c:pt>
                <c:pt idx="20">
                  <c:v>37</c:v>
                </c:pt>
                <c:pt idx="21">
                  <c:v>59</c:v>
                </c:pt>
                <c:pt idx="22">
                  <c:v>63</c:v>
                </c:pt>
                <c:pt idx="23">
                  <c:v>37</c:v>
                </c:pt>
                <c:pt idx="24">
                  <c:v>47</c:v>
                </c:pt>
                <c:pt idx="25">
                  <c:v>71</c:v>
                </c:pt>
                <c:pt idx="26">
                  <c:v>37</c:v>
                </c:pt>
                <c:pt idx="27">
                  <c:v>53</c:v>
                </c:pt>
                <c:pt idx="28">
                  <c:v>92</c:v>
                </c:pt>
                <c:pt idx="29">
                  <c:v>71</c:v>
                </c:pt>
                <c:pt idx="30">
                  <c:v>55</c:v>
                </c:pt>
                <c:pt idx="31">
                  <c:v>69</c:v>
                </c:pt>
                <c:pt idx="32">
                  <c:v>47</c:v>
                </c:pt>
                <c:pt idx="33">
                  <c:v>44</c:v>
                </c:pt>
                <c:pt idx="34">
                  <c:v>32</c:v>
                </c:pt>
                <c:pt idx="35">
                  <c:v>63</c:v>
                </c:pt>
                <c:pt idx="36">
                  <c:v>45</c:v>
                </c:pt>
                <c:pt idx="37">
                  <c:v>69</c:v>
                </c:pt>
                <c:pt idx="38">
                  <c:v>60</c:v>
                </c:pt>
                <c:pt idx="39">
                  <c:v>50</c:v>
                </c:pt>
                <c:pt idx="40">
                  <c:v>43</c:v>
                </c:pt>
                <c:pt idx="41">
                  <c:v>31</c:v>
                </c:pt>
                <c:pt idx="42">
                  <c:v>51</c:v>
                </c:pt>
                <c:pt idx="43">
                  <c:v>58</c:v>
                </c:pt>
                <c:pt idx="44">
                  <c:v>58</c:v>
                </c:pt>
                <c:pt idx="45">
                  <c:v>54</c:v>
                </c:pt>
                <c:pt idx="46">
                  <c:v>32</c:v>
                </c:pt>
                <c:pt idx="47">
                  <c:v>52</c:v>
                </c:pt>
                <c:pt idx="48">
                  <c:v>32</c:v>
                </c:pt>
                <c:pt idx="49">
                  <c:v>33</c:v>
                </c:pt>
                <c:pt idx="50">
                  <c:v>76</c:v>
                </c:pt>
                <c:pt idx="51">
                  <c:v>75</c:v>
                </c:pt>
                <c:pt idx="52">
                  <c:v>52</c:v>
                </c:pt>
                <c:pt idx="53">
                  <c:v>45</c:v>
                </c:pt>
                <c:pt idx="54">
                  <c:v>53</c:v>
                </c:pt>
                <c:pt idx="55">
                  <c:v>37</c:v>
                </c:pt>
                <c:pt idx="56">
                  <c:v>49</c:v>
                </c:pt>
                <c:pt idx="57">
                  <c:v>62</c:v>
                </c:pt>
                <c:pt idx="58">
                  <c:v>38</c:v>
                </c:pt>
                <c:pt idx="59">
                  <c:v>67</c:v>
                </c:pt>
                <c:pt idx="60">
                  <c:v>44</c:v>
                </c:pt>
                <c:pt idx="61">
                  <c:v>54</c:v>
                </c:pt>
                <c:pt idx="62">
                  <c:v>60</c:v>
                </c:pt>
                <c:pt idx="63">
                  <c:v>53</c:v>
                </c:pt>
                <c:pt idx="64">
                  <c:v>58</c:v>
                </c:pt>
                <c:pt idx="65">
                  <c:v>29</c:v>
                </c:pt>
                <c:pt idx="66">
                  <c:v>79</c:v>
                </c:pt>
                <c:pt idx="67">
                  <c:v>63</c:v>
                </c:pt>
                <c:pt idx="68">
                  <c:v>58</c:v>
                </c:pt>
                <c:pt idx="69">
                  <c:v>69</c:v>
                </c:pt>
                <c:pt idx="70">
                  <c:v>36</c:v>
                </c:pt>
                <c:pt idx="71">
                  <c:v>87</c:v>
                </c:pt>
                <c:pt idx="72">
                  <c:v>49</c:v>
                </c:pt>
                <c:pt idx="73">
                  <c:v>58</c:v>
                </c:pt>
                <c:pt idx="74">
                  <c:v>62</c:v>
                </c:pt>
                <c:pt idx="75">
                  <c:v>50</c:v>
                </c:pt>
                <c:pt idx="76">
                  <c:v>59</c:v>
                </c:pt>
                <c:pt idx="77">
                  <c:v>63</c:v>
                </c:pt>
                <c:pt idx="78">
                  <c:v>49</c:v>
                </c:pt>
                <c:pt idx="79">
                  <c:v>86</c:v>
                </c:pt>
                <c:pt idx="80">
                  <c:v>72</c:v>
                </c:pt>
                <c:pt idx="81">
                  <c:v>78</c:v>
                </c:pt>
                <c:pt idx="82">
                  <c:v>85</c:v>
                </c:pt>
                <c:pt idx="83">
                  <c:v>52</c:v>
                </c:pt>
                <c:pt idx="84">
                  <c:v>46</c:v>
                </c:pt>
                <c:pt idx="85">
                  <c:v>44</c:v>
                </c:pt>
                <c:pt idx="86">
                  <c:v>55</c:v>
                </c:pt>
                <c:pt idx="87">
                  <c:v>55</c:v>
                </c:pt>
                <c:pt idx="88">
                  <c:v>60</c:v>
                </c:pt>
                <c:pt idx="89">
                  <c:v>58</c:v>
                </c:pt>
                <c:pt idx="90">
                  <c:v>30</c:v>
                </c:pt>
                <c:pt idx="91">
                  <c:v>28</c:v>
                </c:pt>
                <c:pt idx="92">
                  <c:v>32</c:v>
                </c:pt>
                <c:pt idx="93">
                  <c:v>72</c:v>
                </c:pt>
                <c:pt idx="94">
                  <c:v>58</c:v>
                </c:pt>
                <c:pt idx="95">
                  <c:v>59</c:v>
                </c:pt>
                <c:pt idx="96">
                  <c:v>61</c:v>
                </c:pt>
                <c:pt idx="97">
                  <c:v>25</c:v>
                </c:pt>
                <c:pt idx="98">
                  <c:v>62</c:v>
                </c:pt>
                <c:pt idx="99">
                  <c:v>53</c:v>
                </c:pt>
                <c:pt idx="100">
                  <c:v>56</c:v>
                </c:pt>
                <c:pt idx="101">
                  <c:v>65</c:v>
                </c:pt>
                <c:pt idx="102">
                  <c:v>46</c:v>
                </c:pt>
                <c:pt idx="103">
                  <c:v>46</c:v>
                </c:pt>
                <c:pt idx="104">
                  <c:v>71</c:v>
                </c:pt>
                <c:pt idx="105">
                  <c:v>56</c:v>
                </c:pt>
                <c:pt idx="106">
                  <c:v>50</c:v>
                </c:pt>
                <c:pt idx="107">
                  <c:v>64</c:v>
                </c:pt>
                <c:pt idx="108">
                  <c:v>47</c:v>
                </c:pt>
                <c:pt idx="109">
                  <c:v>88</c:v>
                </c:pt>
                <c:pt idx="110">
                  <c:v>48</c:v>
                </c:pt>
                <c:pt idx="111">
                  <c:v>46</c:v>
                </c:pt>
                <c:pt idx="112">
                  <c:v>51</c:v>
                </c:pt>
                <c:pt idx="113">
                  <c:v>58</c:v>
                </c:pt>
                <c:pt idx="114">
                  <c:v>70</c:v>
                </c:pt>
                <c:pt idx="115">
                  <c:v>68</c:v>
                </c:pt>
                <c:pt idx="116">
                  <c:v>73</c:v>
                </c:pt>
                <c:pt idx="117">
                  <c:v>70</c:v>
                </c:pt>
                <c:pt idx="118">
                  <c:v>66</c:v>
                </c:pt>
                <c:pt idx="119">
                  <c:v>32</c:v>
                </c:pt>
                <c:pt idx="120">
                  <c:v>35</c:v>
                </c:pt>
                <c:pt idx="121">
                  <c:v>36</c:v>
                </c:pt>
                <c:pt idx="122">
                  <c:v>74</c:v>
                </c:pt>
                <c:pt idx="123">
                  <c:v>78</c:v>
                </c:pt>
                <c:pt idx="124">
                  <c:v>52</c:v>
                </c:pt>
                <c:pt idx="125">
                  <c:v>56</c:v>
                </c:pt>
                <c:pt idx="126">
                  <c:v>37</c:v>
                </c:pt>
                <c:pt idx="127">
                  <c:v>69</c:v>
                </c:pt>
                <c:pt idx="128">
                  <c:v>45</c:v>
                </c:pt>
                <c:pt idx="129">
                  <c:v>56</c:v>
                </c:pt>
                <c:pt idx="130">
                  <c:v>71</c:v>
                </c:pt>
                <c:pt idx="131">
                  <c:v>52</c:v>
                </c:pt>
                <c:pt idx="132">
                  <c:v>90</c:v>
                </c:pt>
                <c:pt idx="133">
                  <c:v>67</c:v>
                </c:pt>
                <c:pt idx="134">
                  <c:v>59</c:v>
                </c:pt>
                <c:pt idx="135">
                  <c:v>59</c:v>
                </c:pt>
                <c:pt idx="136">
                  <c:v>53</c:v>
                </c:pt>
                <c:pt idx="137">
                  <c:v>57</c:v>
                </c:pt>
                <c:pt idx="138">
                  <c:v>45</c:v>
                </c:pt>
                <c:pt idx="139">
                  <c:v>55</c:v>
                </c:pt>
                <c:pt idx="140">
                  <c:v>44</c:v>
                </c:pt>
                <c:pt idx="141">
                  <c:v>36</c:v>
                </c:pt>
                <c:pt idx="142">
                  <c:v>42</c:v>
                </c:pt>
                <c:pt idx="143">
                  <c:v>47</c:v>
                </c:pt>
                <c:pt idx="144">
                  <c:v>76</c:v>
                </c:pt>
                <c:pt idx="145">
                  <c:v>53</c:v>
                </c:pt>
                <c:pt idx="146">
                  <c:v>73</c:v>
                </c:pt>
                <c:pt idx="147">
                  <c:v>59</c:v>
                </c:pt>
                <c:pt idx="148">
                  <c:v>55</c:v>
                </c:pt>
                <c:pt idx="149">
                  <c:v>48</c:v>
                </c:pt>
                <c:pt idx="150">
                  <c:v>48</c:v>
                </c:pt>
                <c:pt idx="151">
                  <c:v>48</c:v>
                </c:pt>
                <c:pt idx="152">
                  <c:v>44</c:v>
                </c:pt>
                <c:pt idx="153">
                  <c:v>62</c:v>
                </c:pt>
                <c:pt idx="154">
                  <c:v>66</c:v>
                </c:pt>
                <c:pt idx="155">
                  <c:v>57</c:v>
                </c:pt>
                <c:pt idx="156">
                  <c:v>73</c:v>
                </c:pt>
                <c:pt idx="157">
                  <c:v>55</c:v>
                </c:pt>
                <c:pt idx="158">
                  <c:v>72</c:v>
                </c:pt>
                <c:pt idx="159">
                  <c:v>86</c:v>
                </c:pt>
                <c:pt idx="160">
                  <c:v>71</c:v>
                </c:pt>
                <c:pt idx="161">
                  <c:v>80</c:v>
                </c:pt>
                <c:pt idx="162">
                  <c:v>61</c:v>
                </c:pt>
                <c:pt idx="163">
                  <c:v>69</c:v>
                </c:pt>
                <c:pt idx="164">
                  <c:v>57</c:v>
                </c:pt>
                <c:pt idx="165">
                  <c:v>60</c:v>
                </c:pt>
                <c:pt idx="166">
                  <c:v>60</c:v>
                </c:pt>
                <c:pt idx="167">
                  <c:v>70</c:v>
                </c:pt>
                <c:pt idx="168">
                  <c:v>98</c:v>
                </c:pt>
                <c:pt idx="169">
                  <c:v>86</c:v>
                </c:pt>
                <c:pt idx="170">
                  <c:v>69</c:v>
                </c:pt>
                <c:pt idx="171">
                  <c:v>51</c:v>
                </c:pt>
                <c:pt idx="172">
                  <c:v>56</c:v>
                </c:pt>
                <c:pt idx="173">
                  <c:v>67</c:v>
                </c:pt>
                <c:pt idx="174">
                  <c:v>54</c:v>
                </c:pt>
                <c:pt idx="175">
                  <c:v>94</c:v>
                </c:pt>
                <c:pt idx="176">
                  <c:v>56</c:v>
                </c:pt>
                <c:pt idx="177">
                  <c:v>75</c:v>
                </c:pt>
                <c:pt idx="178">
                  <c:v>53</c:v>
                </c:pt>
                <c:pt idx="179">
                  <c:v>55</c:v>
                </c:pt>
                <c:pt idx="180">
                  <c:v>57</c:v>
                </c:pt>
                <c:pt idx="181">
                  <c:v>58</c:v>
                </c:pt>
                <c:pt idx="182">
                  <c:v>72</c:v>
                </c:pt>
                <c:pt idx="183">
                  <c:v>63</c:v>
                </c:pt>
                <c:pt idx="184">
                  <c:v>67</c:v>
                </c:pt>
                <c:pt idx="185">
                  <c:v>66</c:v>
                </c:pt>
                <c:pt idx="186">
                  <c:v>55</c:v>
                </c:pt>
                <c:pt idx="187">
                  <c:v>49</c:v>
                </c:pt>
                <c:pt idx="188">
                  <c:v>55</c:v>
                </c:pt>
                <c:pt idx="189">
                  <c:v>67</c:v>
                </c:pt>
                <c:pt idx="190">
                  <c:v>80</c:v>
                </c:pt>
                <c:pt idx="191">
                  <c:v>52</c:v>
                </c:pt>
                <c:pt idx="192">
                  <c:v>44</c:v>
                </c:pt>
                <c:pt idx="193">
                  <c:v>69</c:v>
                </c:pt>
                <c:pt idx="194">
                  <c:v>73</c:v>
                </c:pt>
                <c:pt idx="195">
                  <c:v>67</c:v>
                </c:pt>
                <c:pt idx="196">
                  <c:v>60</c:v>
                </c:pt>
                <c:pt idx="197">
                  <c:v>66</c:v>
                </c:pt>
                <c:pt idx="198">
                  <c:v>65</c:v>
                </c:pt>
                <c:pt idx="199">
                  <c:v>72</c:v>
                </c:pt>
                <c:pt idx="200">
                  <c:v>86</c:v>
                </c:pt>
                <c:pt idx="201">
                  <c:v>69</c:v>
                </c:pt>
                <c:pt idx="202">
                  <c:v>66</c:v>
                </c:pt>
                <c:pt idx="203">
                  <c:v>64</c:v>
                </c:pt>
                <c:pt idx="204">
                  <c:v>53</c:v>
                </c:pt>
                <c:pt idx="205">
                  <c:v>47</c:v>
                </c:pt>
                <c:pt idx="206">
                  <c:v>62</c:v>
                </c:pt>
                <c:pt idx="207">
                  <c:v>48</c:v>
                </c:pt>
                <c:pt idx="208">
                  <c:v>65</c:v>
                </c:pt>
                <c:pt idx="209">
                  <c:v>52</c:v>
                </c:pt>
                <c:pt idx="210">
                  <c:v>49</c:v>
                </c:pt>
                <c:pt idx="211">
                  <c:v>48</c:v>
                </c:pt>
                <c:pt idx="212">
                  <c:v>42</c:v>
                </c:pt>
                <c:pt idx="213">
                  <c:v>43</c:v>
                </c:pt>
                <c:pt idx="214">
                  <c:v>53</c:v>
                </c:pt>
                <c:pt idx="215">
                  <c:v>67</c:v>
                </c:pt>
                <c:pt idx="216">
                  <c:v>63</c:v>
                </c:pt>
                <c:pt idx="217">
                  <c:v>60</c:v>
                </c:pt>
                <c:pt idx="218">
                  <c:v>75</c:v>
                </c:pt>
                <c:pt idx="219">
                  <c:v>58</c:v>
                </c:pt>
                <c:pt idx="220">
                  <c:v>60</c:v>
                </c:pt>
                <c:pt idx="221">
                  <c:v>45</c:v>
                </c:pt>
                <c:pt idx="222">
                  <c:v>44</c:v>
                </c:pt>
                <c:pt idx="223">
                  <c:v>50</c:v>
                </c:pt>
                <c:pt idx="224">
                  <c:v>44</c:v>
                </c:pt>
                <c:pt idx="225">
                  <c:v>41</c:v>
                </c:pt>
                <c:pt idx="226">
                  <c:v>31</c:v>
                </c:pt>
                <c:pt idx="227">
                  <c:v>62</c:v>
                </c:pt>
                <c:pt idx="228">
                  <c:v>79</c:v>
                </c:pt>
                <c:pt idx="229">
                  <c:v>53</c:v>
                </c:pt>
                <c:pt idx="230">
                  <c:v>50</c:v>
                </c:pt>
                <c:pt idx="231">
                  <c:v>51</c:v>
                </c:pt>
                <c:pt idx="232">
                  <c:v>44</c:v>
                </c:pt>
                <c:pt idx="233">
                  <c:v>37</c:v>
                </c:pt>
                <c:pt idx="234">
                  <c:v>54</c:v>
                </c:pt>
                <c:pt idx="235">
                  <c:v>55</c:v>
                </c:pt>
                <c:pt idx="236">
                  <c:v>59</c:v>
                </c:pt>
                <c:pt idx="237">
                  <c:v>55</c:v>
                </c:pt>
                <c:pt idx="238">
                  <c:v>65</c:v>
                </c:pt>
                <c:pt idx="239">
                  <c:v>31</c:v>
                </c:pt>
                <c:pt idx="240">
                  <c:v>84</c:v>
                </c:pt>
                <c:pt idx="241">
                  <c:v>45</c:v>
                </c:pt>
                <c:pt idx="242">
                  <c:v>43</c:v>
                </c:pt>
              </c:numCache>
            </c:numRef>
          </c:yVal>
          <c:smooth val="0"/>
          <c:extLst>
            <c:ext xmlns:c16="http://schemas.microsoft.com/office/drawing/2014/chart" uri="{C3380CC4-5D6E-409C-BE32-E72D297353CC}">
              <c16:uniqueId val="{00000001-DA9D-40AB-A2C7-1AF26C8ECB53}"/>
            </c:ext>
          </c:extLst>
        </c:ser>
        <c:dLbls>
          <c:showLegendKey val="0"/>
          <c:showVal val="0"/>
          <c:showCatName val="0"/>
          <c:showSerName val="0"/>
          <c:showPercent val="0"/>
          <c:showBubbleSize val="0"/>
        </c:dLbls>
        <c:axId val="425310952"/>
        <c:axId val="425311344"/>
      </c:scatterChart>
      <c:valAx>
        <c:axId val="4253109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5311344"/>
        <c:crosses val="autoZero"/>
        <c:crossBetween val="midCat"/>
      </c:valAx>
      <c:valAx>
        <c:axId val="4253113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53109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Wind Speed vs 3pm wind speed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879265091863518E-2"/>
                  <c:y val="-0.1939636191309419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rendlineLbl>
          </c:trendline>
          <c:xVal>
            <c:numRef>
              <c:f>'Feature Correlations'!$N$2:$N$244</c:f>
              <c:numCache>
                <c:formatCode>General</c:formatCode>
                <c:ptCount val="243"/>
                <c:pt idx="0">
                  <c:v>2</c:v>
                </c:pt>
                <c:pt idx="1">
                  <c:v>17</c:v>
                </c:pt>
                <c:pt idx="2">
                  <c:v>4</c:v>
                </c:pt>
                <c:pt idx="3">
                  <c:v>11</c:v>
                </c:pt>
                <c:pt idx="4">
                  <c:v>13</c:v>
                </c:pt>
                <c:pt idx="5">
                  <c:v>11</c:v>
                </c:pt>
                <c:pt idx="6">
                  <c:v>13</c:v>
                </c:pt>
                <c:pt idx="7">
                  <c:v>6</c:v>
                </c:pt>
                <c:pt idx="8">
                  <c:v>11</c:v>
                </c:pt>
                <c:pt idx="9">
                  <c:v>6</c:v>
                </c:pt>
                <c:pt idx="10">
                  <c:v>15</c:v>
                </c:pt>
                <c:pt idx="11">
                  <c:v>13</c:v>
                </c:pt>
                <c:pt idx="12">
                  <c:v>4</c:v>
                </c:pt>
                <c:pt idx="13">
                  <c:v>7</c:v>
                </c:pt>
                <c:pt idx="14">
                  <c:v>9</c:v>
                </c:pt>
                <c:pt idx="15">
                  <c:v>13</c:v>
                </c:pt>
                <c:pt idx="16">
                  <c:v>13</c:v>
                </c:pt>
                <c:pt idx="17">
                  <c:v>9</c:v>
                </c:pt>
                <c:pt idx="18">
                  <c:v>15</c:v>
                </c:pt>
                <c:pt idx="19">
                  <c:v>11</c:v>
                </c:pt>
                <c:pt idx="20">
                  <c:v>11</c:v>
                </c:pt>
                <c:pt idx="21">
                  <c:v>11</c:v>
                </c:pt>
                <c:pt idx="22">
                  <c:v>0</c:v>
                </c:pt>
                <c:pt idx="23">
                  <c:v>6</c:v>
                </c:pt>
                <c:pt idx="24">
                  <c:v>13</c:v>
                </c:pt>
                <c:pt idx="25">
                  <c:v>13</c:v>
                </c:pt>
                <c:pt idx="26">
                  <c:v>15</c:v>
                </c:pt>
                <c:pt idx="27">
                  <c:v>4</c:v>
                </c:pt>
                <c:pt idx="28">
                  <c:v>6</c:v>
                </c:pt>
                <c:pt idx="29">
                  <c:v>7</c:v>
                </c:pt>
                <c:pt idx="30">
                  <c:v>13</c:v>
                </c:pt>
                <c:pt idx="31">
                  <c:v>7</c:v>
                </c:pt>
                <c:pt idx="32">
                  <c:v>15</c:v>
                </c:pt>
                <c:pt idx="33">
                  <c:v>11</c:v>
                </c:pt>
                <c:pt idx="34">
                  <c:v>7</c:v>
                </c:pt>
                <c:pt idx="35">
                  <c:v>19</c:v>
                </c:pt>
                <c:pt idx="36">
                  <c:v>17</c:v>
                </c:pt>
                <c:pt idx="37">
                  <c:v>7</c:v>
                </c:pt>
                <c:pt idx="38">
                  <c:v>13</c:v>
                </c:pt>
                <c:pt idx="39">
                  <c:v>11</c:v>
                </c:pt>
                <c:pt idx="40">
                  <c:v>7</c:v>
                </c:pt>
                <c:pt idx="41">
                  <c:v>9</c:v>
                </c:pt>
                <c:pt idx="42">
                  <c:v>11</c:v>
                </c:pt>
                <c:pt idx="43">
                  <c:v>6</c:v>
                </c:pt>
                <c:pt idx="44">
                  <c:v>9</c:v>
                </c:pt>
                <c:pt idx="45">
                  <c:v>9</c:v>
                </c:pt>
                <c:pt idx="46">
                  <c:v>9</c:v>
                </c:pt>
                <c:pt idx="47">
                  <c:v>7</c:v>
                </c:pt>
                <c:pt idx="48">
                  <c:v>26</c:v>
                </c:pt>
                <c:pt idx="49">
                  <c:v>15</c:v>
                </c:pt>
                <c:pt idx="50">
                  <c:v>0</c:v>
                </c:pt>
                <c:pt idx="51">
                  <c:v>6</c:v>
                </c:pt>
                <c:pt idx="52">
                  <c:v>9</c:v>
                </c:pt>
                <c:pt idx="53">
                  <c:v>15</c:v>
                </c:pt>
                <c:pt idx="54">
                  <c:v>9</c:v>
                </c:pt>
                <c:pt idx="55">
                  <c:v>4</c:v>
                </c:pt>
                <c:pt idx="56">
                  <c:v>7</c:v>
                </c:pt>
                <c:pt idx="57">
                  <c:v>6</c:v>
                </c:pt>
                <c:pt idx="58">
                  <c:v>7</c:v>
                </c:pt>
                <c:pt idx="59">
                  <c:v>6</c:v>
                </c:pt>
                <c:pt idx="60">
                  <c:v>15</c:v>
                </c:pt>
                <c:pt idx="61">
                  <c:v>11</c:v>
                </c:pt>
                <c:pt idx="62">
                  <c:v>11</c:v>
                </c:pt>
                <c:pt idx="63">
                  <c:v>13</c:v>
                </c:pt>
                <c:pt idx="64">
                  <c:v>9</c:v>
                </c:pt>
                <c:pt idx="65">
                  <c:v>7</c:v>
                </c:pt>
                <c:pt idx="66">
                  <c:v>6</c:v>
                </c:pt>
                <c:pt idx="67">
                  <c:v>6</c:v>
                </c:pt>
                <c:pt idx="68">
                  <c:v>0</c:v>
                </c:pt>
                <c:pt idx="69">
                  <c:v>9</c:v>
                </c:pt>
                <c:pt idx="70">
                  <c:v>7</c:v>
                </c:pt>
                <c:pt idx="71">
                  <c:v>17</c:v>
                </c:pt>
                <c:pt idx="72">
                  <c:v>7</c:v>
                </c:pt>
                <c:pt idx="73">
                  <c:v>9</c:v>
                </c:pt>
                <c:pt idx="74">
                  <c:v>9</c:v>
                </c:pt>
                <c:pt idx="75">
                  <c:v>4</c:v>
                </c:pt>
                <c:pt idx="76">
                  <c:v>4</c:v>
                </c:pt>
                <c:pt idx="77">
                  <c:v>2</c:v>
                </c:pt>
                <c:pt idx="78">
                  <c:v>0</c:v>
                </c:pt>
                <c:pt idx="79">
                  <c:v>2</c:v>
                </c:pt>
                <c:pt idx="80">
                  <c:v>6</c:v>
                </c:pt>
                <c:pt idx="81">
                  <c:v>4</c:v>
                </c:pt>
                <c:pt idx="82">
                  <c:v>4</c:v>
                </c:pt>
                <c:pt idx="83">
                  <c:v>9</c:v>
                </c:pt>
                <c:pt idx="84">
                  <c:v>9</c:v>
                </c:pt>
                <c:pt idx="85">
                  <c:v>7</c:v>
                </c:pt>
                <c:pt idx="86">
                  <c:v>7</c:v>
                </c:pt>
                <c:pt idx="87">
                  <c:v>11</c:v>
                </c:pt>
                <c:pt idx="88">
                  <c:v>2</c:v>
                </c:pt>
                <c:pt idx="89">
                  <c:v>0</c:v>
                </c:pt>
                <c:pt idx="90">
                  <c:v>9</c:v>
                </c:pt>
                <c:pt idx="91">
                  <c:v>9</c:v>
                </c:pt>
                <c:pt idx="92">
                  <c:v>17</c:v>
                </c:pt>
                <c:pt idx="93">
                  <c:v>11</c:v>
                </c:pt>
                <c:pt idx="94">
                  <c:v>9</c:v>
                </c:pt>
                <c:pt idx="95">
                  <c:v>9</c:v>
                </c:pt>
                <c:pt idx="96">
                  <c:v>0</c:v>
                </c:pt>
                <c:pt idx="97">
                  <c:v>9</c:v>
                </c:pt>
                <c:pt idx="98">
                  <c:v>13</c:v>
                </c:pt>
                <c:pt idx="99">
                  <c:v>11</c:v>
                </c:pt>
                <c:pt idx="100">
                  <c:v>11</c:v>
                </c:pt>
                <c:pt idx="101">
                  <c:v>6</c:v>
                </c:pt>
                <c:pt idx="102">
                  <c:v>9</c:v>
                </c:pt>
                <c:pt idx="103">
                  <c:v>13</c:v>
                </c:pt>
                <c:pt idx="104">
                  <c:v>11</c:v>
                </c:pt>
                <c:pt idx="105">
                  <c:v>6</c:v>
                </c:pt>
                <c:pt idx="106">
                  <c:v>9</c:v>
                </c:pt>
                <c:pt idx="107">
                  <c:v>2</c:v>
                </c:pt>
                <c:pt idx="108">
                  <c:v>9</c:v>
                </c:pt>
                <c:pt idx="109">
                  <c:v>9</c:v>
                </c:pt>
                <c:pt idx="110">
                  <c:v>2</c:v>
                </c:pt>
                <c:pt idx="111">
                  <c:v>13</c:v>
                </c:pt>
                <c:pt idx="112">
                  <c:v>11</c:v>
                </c:pt>
                <c:pt idx="113">
                  <c:v>15</c:v>
                </c:pt>
                <c:pt idx="114">
                  <c:v>2</c:v>
                </c:pt>
                <c:pt idx="115">
                  <c:v>6</c:v>
                </c:pt>
                <c:pt idx="116">
                  <c:v>9</c:v>
                </c:pt>
                <c:pt idx="117">
                  <c:v>0</c:v>
                </c:pt>
                <c:pt idx="118">
                  <c:v>0</c:v>
                </c:pt>
                <c:pt idx="119">
                  <c:v>13</c:v>
                </c:pt>
                <c:pt idx="120">
                  <c:v>9</c:v>
                </c:pt>
                <c:pt idx="121">
                  <c:v>7</c:v>
                </c:pt>
                <c:pt idx="122">
                  <c:v>7</c:v>
                </c:pt>
                <c:pt idx="123">
                  <c:v>0</c:v>
                </c:pt>
                <c:pt idx="124">
                  <c:v>0</c:v>
                </c:pt>
                <c:pt idx="125">
                  <c:v>6</c:v>
                </c:pt>
                <c:pt idx="126">
                  <c:v>7</c:v>
                </c:pt>
                <c:pt idx="127">
                  <c:v>4</c:v>
                </c:pt>
                <c:pt idx="128">
                  <c:v>0</c:v>
                </c:pt>
                <c:pt idx="129">
                  <c:v>19</c:v>
                </c:pt>
                <c:pt idx="130">
                  <c:v>9</c:v>
                </c:pt>
                <c:pt idx="131">
                  <c:v>7</c:v>
                </c:pt>
                <c:pt idx="132">
                  <c:v>15</c:v>
                </c:pt>
                <c:pt idx="133">
                  <c:v>11</c:v>
                </c:pt>
                <c:pt idx="134">
                  <c:v>13</c:v>
                </c:pt>
                <c:pt idx="135">
                  <c:v>11</c:v>
                </c:pt>
                <c:pt idx="136">
                  <c:v>9</c:v>
                </c:pt>
                <c:pt idx="137">
                  <c:v>9</c:v>
                </c:pt>
                <c:pt idx="138">
                  <c:v>15</c:v>
                </c:pt>
                <c:pt idx="139">
                  <c:v>17</c:v>
                </c:pt>
                <c:pt idx="140">
                  <c:v>11</c:v>
                </c:pt>
                <c:pt idx="141">
                  <c:v>7</c:v>
                </c:pt>
                <c:pt idx="142">
                  <c:v>11</c:v>
                </c:pt>
                <c:pt idx="143">
                  <c:v>9</c:v>
                </c:pt>
                <c:pt idx="144">
                  <c:v>20</c:v>
                </c:pt>
                <c:pt idx="145">
                  <c:v>11</c:v>
                </c:pt>
                <c:pt idx="146">
                  <c:v>4</c:v>
                </c:pt>
                <c:pt idx="147">
                  <c:v>15</c:v>
                </c:pt>
                <c:pt idx="148">
                  <c:v>6</c:v>
                </c:pt>
                <c:pt idx="149">
                  <c:v>9</c:v>
                </c:pt>
                <c:pt idx="150">
                  <c:v>11</c:v>
                </c:pt>
                <c:pt idx="151">
                  <c:v>13</c:v>
                </c:pt>
                <c:pt idx="152">
                  <c:v>9</c:v>
                </c:pt>
                <c:pt idx="153">
                  <c:v>7</c:v>
                </c:pt>
                <c:pt idx="154">
                  <c:v>7</c:v>
                </c:pt>
                <c:pt idx="155">
                  <c:v>11</c:v>
                </c:pt>
                <c:pt idx="156">
                  <c:v>17</c:v>
                </c:pt>
                <c:pt idx="157">
                  <c:v>22</c:v>
                </c:pt>
                <c:pt idx="158">
                  <c:v>9</c:v>
                </c:pt>
                <c:pt idx="159">
                  <c:v>4</c:v>
                </c:pt>
                <c:pt idx="160">
                  <c:v>30</c:v>
                </c:pt>
                <c:pt idx="161">
                  <c:v>6</c:v>
                </c:pt>
                <c:pt idx="162">
                  <c:v>7</c:v>
                </c:pt>
                <c:pt idx="163">
                  <c:v>0</c:v>
                </c:pt>
                <c:pt idx="164">
                  <c:v>7</c:v>
                </c:pt>
                <c:pt idx="165">
                  <c:v>7</c:v>
                </c:pt>
                <c:pt idx="166">
                  <c:v>13</c:v>
                </c:pt>
                <c:pt idx="167">
                  <c:v>9</c:v>
                </c:pt>
                <c:pt idx="168">
                  <c:v>2</c:v>
                </c:pt>
                <c:pt idx="169">
                  <c:v>6</c:v>
                </c:pt>
                <c:pt idx="170">
                  <c:v>4</c:v>
                </c:pt>
                <c:pt idx="171">
                  <c:v>7</c:v>
                </c:pt>
                <c:pt idx="172">
                  <c:v>6</c:v>
                </c:pt>
                <c:pt idx="173">
                  <c:v>9</c:v>
                </c:pt>
                <c:pt idx="174">
                  <c:v>6</c:v>
                </c:pt>
                <c:pt idx="175">
                  <c:v>13</c:v>
                </c:pt>
                <c:pt idx="176">
                  <c:v>9</c:v>
                </c:pt>
                <c:pt idx="177">
                  <c:v>11</c:v>
                </c:pt>
                <c:pt idx="178">
                  <c:v>7</c:v>
                </c:pt>
                <c:pt idx="179">
                  <c:v>2</c:v>
                </c:pt>
                <c:pt idx="180">
                  <c:v>9</c:v>
                </c:pt>
                <c:pt idx="181">
                  <c:v>11</c:v>
                </c:pt>
                <c:pt idx="182">
                  <c:v>9</c:v>
                </c:pt>
                <c:pt idx="183">
                  <c:v>19</c:v>
                </c:pt>
                <c:pt idx="184">
                  <c:v>20</c:v>
                </c:pt>
                <c:pt idx="185">
                  <c:v>9</c:v>
                </c:pt>
                <c:pt idx="186">
                  <c:v>9</c:v>
                </c:pt>
                <c:pt idx="187">
                  <c:v>9</c:v>
                </c:pt>
                <c:pt idx="189">
                  <c:v>4</c:v>
                </c:pt>
                <c:pt idx="190">
                  <c:v>6</c:v>
                </c:pt>
                <c:pt idx="191">
                  <c:v>13</c:v>
                </c:pt>
                <c:pt idx="192">
                  <c:v>13</c:v>
                </c:pt>
                <c:pt idx="193">
                  <c:v>11</c:v>
                </c:pt>
                <c:pt idx="194">
                  <c:v>13</c:v>
                </c:pt>
                <c:pt idx="195">
                  <c:v>17</c:v>
                </c:pt>
                <c:pt idx="196">
                  <c:v>17</c:v>
                </c:pt>
                <c:pt idx="197">
                  <c:v>13</c:v>
                </c:pt>
                <c:pt idx="198">
                  <c:v>9</c:v>
                </c:pt>
                <c:pt idx="199">
                  <c:v>13</c:v>
                </c:pt>
                <c:pt idx="200">
                  <c:v>13</c:v>
                </c:pt>
                <c:pt idx="201">
                  <c:v>6</c:v>
                </c:pt>
                <c:pt idx="202">
                  <c:v>17</c:v>
                </c:pt>
                <c:pt idx="203">
                  <c:v>7</c:v>
                </c:pt>
                <c:pt idx="204">
                  <c:v>19</c:v>
                </c:pt>
                <c:pt idx="205">
                  <c:v>19</c:v>
                </c:pt>
                <c:pt idx="206">
                  <c:v>13</c:v>
                </c:pt>
                <c:pt idx="207">
                  <c:v>19</c:v>
                </c:pt>
                <c:pt idx="208">
                  <c:v>13</c:v>
                </c:pt>
                <c:pt idx="209">
                  <c:v>19</c:v>
                </c:pt>
                <c:pt idx="210">
                  <c:v>19</c:v>
                </c:pt>
                <c:pt idx="211">
                  <c:v>20</c:v>
                </c:pt>
                <c:pt idx="212">
                  <c:v>9</c:v>
                </c:pt>
                <c:pt idx="213">
                  <c:v>15</c:v>
                </c:pt>
                <c:pt idx="214">
                  <c:v>9</c:v>
                </c:pt>
                <c:pt idx="215">
                  <c:v>11</c:v>
                </c:pt>
                <c:pt idx="216">
                  <c:v>11</c:v>
                </c:pt>
                <c:pt idx="217">
                  <c:v>9</c:v>
                </c:pt>
                <c:pt idx="218">
                  <c:v>11</c:v>
                </c:pt>
                <c:pt idx="219">
                  <c:v>11</c:v>
                </c:pt>
                <c:pt idx="220">
                  <c:v>9</c:v>
                </c:pt>
                <c:pt idx="221">
                  <c:v>19</c:v>
                </c:pt>
                <c:pt idx="222">
                  <c:v>28</c:v>
                </c:pt>
                <c:pt idx="223">
                  <c:v>11</c:v>
                </c:pt>
                <c:pt idx="224">
                  <c:v>15</c:v>
                </c:pt>
                <c:pt idx="225">
                  <c:v>11</c:v>
                </c:pt>
                <c:pt idx="226">
                  <c:v>17</c:v>
                </c:pt>
                <c:pt idx="227">
                  <c:v>13</c:v>
                </c:pt>
                <c:pt idx="228">
                  <c:v>9</c:v>
                </c:pt>
                <c:pt idx="229">
                  <c:v>9</c:v>
                </c:pt>
                <c:pt idx="230">
                  <c:v>13</c:v>
                </c:pt>
                <c:pt idx="231">
                  <c:v>11</c:v>
                </c:pt>
                <c:pt idx="232">
                  <c:v>13</c:v>
                </c:pt>
                <c:pt idx="233">
                  <c:v>20</c:v>
                </c:pt>
                <c:pt idx="234">
                  <c:v>11</c:v>
                </c:pt>
                <c:pt idx="235">
                  <c:v>17</c:v>
                </c:pt>
                <c:pt idx="236">
                  <c:v>15</c:v>
                </c:pt>
                <c:pt idx="237">
                  <c:v>0</c:v>
                </c:pt>
                <c:pt idx="238">
                  <c:v>0</c:v>
                </c:pt>
                <c:pt idx="239">
                  <c:v>7</c:v>
                </c:pt>
                <c:pt idx="240">
                  <c:v>13</c:v>
                </c:pt>
                <c:pt idx="241">
                  <c:v>15</c:v>
                </c:pt>
                <c:pt idx="242">
                  <c:v>17</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F5FA-4703-AE1E-2FE7B1BE9AB9}"/>
            </c:ext>
          </c:extLst>
        </c:ser>
        <c:dLbls>
          <c:showLegendKey val="0"/>
          <c:showVal val="0"/>
          <c:showCatName val="0"/>
          <c:showSerName val="0"/>
          <c:showPercent val="0"/>
          <c:showBubbleSize val="0"/>
        </c:dLbls>
        <c:axId val="425311736"/>
        <c:axId val="425310560"/>
      </c:scatterChart>
      <c:valAx>
        <c:axId val="425311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5310560"/>
        <c:crosses val="autoZero"/>
        <c:crossBetween val="midCat"/>
      </c:valAx>
      <c:valAx>
        <c:axId val="4253105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53117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Pressure vs 3pm pressure (hPa)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'Feature Correlations'!$U$1</c:f>
              <c:strCache>
                <c:ptCount val="1"/>
                <c:pt idx="0">
                  <c:v>3pm MSL pressure (hPa)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335717410323711"/>
                  <c:y val="-9.6759259259259264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rendlineLbl>
          </c:trendline>
          <c:xVal>
            <c:numRef>
              <c:f>'Feature Correlations'!$O$2:$O$244</c:f>
              <c:numCache>
                <c:formatCode>General</c:formatCode>
                <c:ptCount val="243"/>
                <c:pt idx="0">
                  <c:v>1018.8</c:v>
                </c:pt>
                <c:pt idx="1">
                  <c:v>1013.3</c:v>
                </c:pt>
                <c:pt idx="2">
                  <c:v>1007.7</c:v>
                </c:pt>
                <c:pt idx="3">
                  <c:v>1010</c:v>
                </c:pt>
                <c:pt idx="4">
                  <c:v>1012.5</c:v>
                </c:pt>
                <c:pt idx="5">
                  <c:v>1020</c:v>
                </c:pt>
                <c:pt idx="6">
                  <c:v>1023.9</c:v>
                </c:pt>
                <c:pt idx="7">
                  <c:v>1024.8</c:v>
                </c:pt>
                <c:pt idx="8">
                  <c:v>1022</c:v>
                </c:pt>
                <c:pt idx="9">
                  <c:v>1020.4</c:v>
                </c:pt>
                <c:pt idx="10">
                  <c:v>1012.3</c:v>
                </c:pt>
                <c:pt idx="11">
                  <c:v>1016.3</c:v>
                </c:pt>
                <c:pt idx="12">
                  <c:v>1013.5</c:v>
                </c:pt>
                <c:pt idx="13">
                  <c:v>1013.9</c:v>
                </c:pt>
                <c:pt idx="14">
                  <c:v>1009</c:v>
                </c:pt>
                <c:pt idx="15">
                  <c:v>1013.9</c:v>
                </c:pt>
                <c:pt idx="16">
                  <c:v>1018.9</c:v>
                </c:pt>
                <c:pt idx="17">
                  <c:v>1018.1</c:v>
                </c:pt>
                <c:pt idx="18">
                  <c:v>1023.5</c:v>
                </c:pt>
                <c:pt idx="19">
                  <c:v>1024.2</c:v>
                </c:pt>
                <c:pt idx="20">
                  <c:v>1016.3</c:v>
                </c:pt>
                <c:pt idx="21">
                  <c:v>1009.7</c:v>
                </c:pt>
                <c:pt idx="22">
                  <c:v>1013.1</c:v>
                </c:pt>
                <c:pt idx="23">
                  <c:v>1010.9</c:v>
                </c:pt>
                <c:pt idx="24">
                  <c:v>1001.3</c:v>
                </c:pt>
                <c:pt idx="25">
                  <c:v>1002.3</c:v>
                </c:pt>
                <c:pt idx="26">
                  <c:v>1016.5</c:v>
                </c:pt>
                <c:pt idx="27">
                  <c:v>1017.3</c:v>
                </c:pt>
                <c:pt idx="28">
                  <c:v>1011.9</c:v>
                </c:pt>
                <c:pt idx="29">
                  <c:v>1012.4</c:v>
                </c:pt>
                <c:pt idx="30">
                  <c:v>1018.6</c:v>
                </c:pt>
                <c:pt idx="31">
                  <c:v>1012.8</c:v>
                </c:pt>
                <c:pt idx="32">
                  <c:v>1016.5</c:v>
                </c:pt>
                <c:pt idx="33">
                  <c:v>1016.5</c:v>
                </c:pt>
                <c:pt idx="34">
                  <c:v>1005.5</c:v>
                </c:pt>
                <c:pt idx="35">
                  <c:v>1000.5</c:v>
                </c:pt>
                <c:pt idx="36">
                  <c:v>998.5</c:v>
                </c:pt>
                <c:pt idx="37">
                  <c:v>1011.5</c:v>
                </c:pt>
                <c:pt idx="38">
                  <c:v>1017.5</c:v>
                </c:pt>
                <c:pt idx="39">
                  <c:v>1018.4</c:v>
                </c:pt>
                <c:pt idx="40">
                  <c:v>1015.1</c:v>
                </c:pt>
                <c:pt idx="41">
                  <c:v>1008.7</c:v>
                </c:pt>
                <c:pt idx="42">
                  <c:v>1006</c:v>
                </c:pt>
                <c:pt idx="43">
                  <c:v>1012.8</c:v>
                </c:pt>
                <c:pt idx="44">
                  <c:v>1019.5</c:v>
                </c:pt>
                <c:pt idx="45">
                  <c:v>1022</c:v>
                </c:pt>
                <c:pt idx="46">
                  <c:v>1021.6</c:v>
                </c:pt>
                <c:pt idx="47">
                  <c:v>1021.7</c:v>
                </c:pt>
                <c:pt idx="48">
                  <c:v>1022.6</c:v>
                </c:pt>
                <c:pt idx="49">
                  <c:v>1017.3</c:v>
                </c:pt>
                <c:pt idx="50">
                  <c:v>1013.2</c:v>
                </c:pt>
                <c:pt idx="51">
                  <c:v>1011.4</c:v>
                </c:pt>
                <c:pt idx="52">
                  <c:v>1012.3</c:v>
                </c:pt>
                <c:pt idx="53">
                  <c:v>1018.7</c:v>
                </c:pt>
                <c:pt idx="54">
                  <c:v>1020.5</c:v>
                </c:pt>
                <c:pt idx="55">
                  <c:v>1012.8</c:v>
                </c:pt>
                <c:pt idx="56">
                  <c:v>1014.5</c:v>
                </c:pt>
                <c:pt idx="57">
                  <c:v>1013.4</c:v>
                </c:pt>
                <c:pt idx="58">
                  <c:v>1013.4</c:v>
                </c:pt>
                <c:pt idx="59">
                  <c:v>1012.3</c:v>
                </c:pt>
                <c:pt idx="60">
                  <c:v>1018.1</c:v>
                </c:pt>
                <c:pt idx="61">
                  <c:v>1020</c:v>
                </c:pt>
                <c:pt idx="62">
                  <c:v>1017.2</c:v>
                </c:pt>
                <c:pt idx="63">
                  <c:v>1015.1</c:v>
                </c:pt>
                <c:pt idx="64">
                  <c:v>1014.8</c:v>
                </c:pt>
                <c:pt idx="65">
                  <c:v>1012</c:v>
                </c:pt>
                <c:pt idx="66">
                  <c:v>1010.4</c:v>
                </c:pt>
                <c:pt idx="67">
                  <c:v>1017</c:v>
                </c:pt>
                <c:pt idx="68">
                  <c:v>1021.7</c:v>
                </c:pt>
                <c:pt idx="69">
                  <c:v>1018.6</c:v>
                </c:pt>
                <c:pt idx="70">
                  <c:v>1016.7</c:v>
                </c:pt>
                <c:pt idx="71">
                  <c:v>1007.4</c:v>
                </c:pt>
                <c:pt idx="72">
                  <c:v>1021.1</c:v>
                </c:pt>
                <c:pt idx="73">
                  <c:v>1024.8</c:v>
                </c:pt>
                <c:pt idx="74">
                  <c:v>1026.7</c:v>
                </c:pt>
                <c:pt idx="75">
                  <c:v>1025.0999999999999</c:v>
                </c:pt>
                <c:pt idx="76">
                  <c:v>1025.8</c:v>
                </c:pt>
                <c:pt idx="77">
                  <c:v>1027.2</c:v>
                </c:pt>
                <c:pt idx="78">
                  <c:v>1027.4000000000001</c:v>
                </c:pt>
                <c:pt idx="79">
                  <c:v>1022.6</c:v>
                </c:pt>
                <c:pt idx="80">
                  <c:v>1018.8</c:v>
                </c:pt>
                <c:pt idx="81">
                  <c:v>1007.6</c:v>
                </c:pt>
                <c:pt idx="82">
                  <c:v>999.9</c:v>
                </c:pt>
                <c:pt idx="83">
                  <c:v>1005.3</c:v>
                </c:pt>
                <c:pt idx="84">
                  <c:v>1013.7</c:v>
                </c:pt>
                <c:pt idx="85">
                  <c:v>1010.8</c:v>
                </c:pt>
                <c:pt idx="86">
                  <c:v>1018.8</c:v>
                </c:pt>
                <c:pt idx="87">
                  <c:v>1024</c:v>
                </c:pt>
                <c:pt idx="88">
                  <c:v>1027.0999999999999</c:v>
                </c:pt>
                <c:pt idx="89">
                  <c:v>1026.5999999999999</c:v>
                </c:pt>
                <c:pt idx="90">
                  <c:v>1024.3</c:v>
                </c:pt>
                <c:pt idx="91">
                  <c:v>1026.2</c:v>
                </c:pt>
                <c:pt idx="92">
                  <c:v>1022.3</c:v>
                </c:pt>
                <c:pt idx="93">
                  <c:v>1018.5</c:v>
                </c:pt>
                <c:pt idx="94">
                  <c:v>1022.7</c:v>
                </c:pt>
                <c:pt idx="95">
                  <c:v>1023.7</c:v>
                </c:pt>
                <c:pt idx="96">
                  <c:v>1020.2</c:v>
                </c:pt>
                <c:pt idx="97">
                  <c:v>1011</c:v>
                </c:pt>
                <c:pt idx="98">
                  <c:v>1010</c:v>
                </c:pt>
                <c:pt idx="99">
                  <c:v>1007.9</c:v>
                </c:pt>
                <c:pt idx="100">
                  <c:v>1014.8</c:v>
                </c:pt>
                <c:pt idx="101">
                  <c:v>1023.7</c:v>
                </c:pt>
                <c:pt idx="102">
                  <c:v>1018.8</c:v>
                </c:pt>
                <c:pt idx="103">
                  <c:v>1010.9</c:v>
                </c:pt>
                <c:pt idx="104">
                  <c:v>1016.2</c:v>
                </c:pt>
                <c:pt idx="105">
                  <c:v>1024.2</c:v>
                </c:pt>
                <c:pt idx="106">
                  <c:v>1025.5999999999999</c:v>
                </c:pt>
                <c:pt idx="107">
                  <c:v>1023.5</c:v>
                </c:pt>
                <c:pt idx="108">
                  <c:v>1018.4</c:v>
                </c:pt>
                <c:pt idx="109">
                  <c:v>1011</c:v>
                </c:pt>
                <c:pt idx="110">
                  <c:v>1019.2</c:v>
                </c:pt>
                <c:pt idx="111">
                  <c:v>1013.3</c:v>
                </c:pt>
                <c:pt idx="112">
                  <c:v>1018.6</c:v>
                </c:pt>
                <c:pt idx="113">
                  <c:v>1023.2</c:v>
                </c:pt>
                <c:pt idx="114">
                  <c:v>1027</c:v>
                </c:pt>
                <c:pt idx="115">
                  <c:v>1027.9000000000001</c:v>
                </c:pt>
                <c:pt idx="116">
                  <c:v>1029.5</c:v>
                </c:pt>
                <c:pt idx="117">
                  <c:v>1026.4000000000001</c:v>
                </c:pt>
                <c:pt idx="118">
                  <c:v>1025.0999999999999</c:v>
                </c:pt>
                <c:pt idx="119">
                  <c:v>1027</c:v>
                </c:pt>
                <c:pt idx="120">
                  <c:v>1027.3</c:v>
                </c:pt>
                <c:pt idx="121">
                  <c:v>1023.3</c:v>
                </c:pt>
                <c:pt idx="122">
                  <c:v>1019.6</c:v>
                </c:pt>
                <c:pt idx="123">
                  <c:v>1019.9</c:v>
                </c:pt>
                <c:pt idx="124">
                  <c:v>1026</c:v>
                </c:pt>
                <c:pt idx="125">
                  <c:v>1021.6</c:v>
                </c:pt>
                <c:pt idx="126">
                  <c:v>1014.8</c:v>
                </c:pt>
                <c:pt idx="127">
                  <c:v>1013.9</c:v>
                </c:pt>
                <c:pt idx="128">
                  <c:v>1018.4</c:v>
                </c:pt>
                <c:pt idx="129">
                  <c:v>1010.2</c:v>
                </c:pt>
                <c:pt idx="130">
                  <c:v>1018.7</c:v>
                </c:pt>
                <c:pt idx="131">
                  <c:v>1024.8</c:v>
                </c:pt>
                <c:pt idx="132">
                  <c:v>1012.5</c:v>
                </c:pt>
                <c:pt idx="133">
                  <c:v>1014.5</c:v>
                </c:pt>
                <c:pt idx="134">
                  <c:v>1018.1</c:v>
                </c:pt>
                <c:pt idx="135">
                  <c:v>1021.8</c:v>
                </c:pt>
                <c:pt idx="136">
                  <c:v>1024.7</c:v>
                </c:pt>
                <c:pt idx="137">
                  <c:v>1029.0999999999999</c:v>
                </c:pt>
                <c:pt idx="138">
                  <c:v>1027.5999999999999</c:v>
                </c:pt>
                <c:pt idx="139">
                  <c:v>1025.8</c:v>
                </c:pt>
                <c:pt idx="140">
                  <c:v>1031.9000000000001</c:v>
                </c:pt>
                <c:pt idx="141">
                  <c:v>1027</c:v>
                </c:pt>
                <c:pt idx="142">
                  <c:v>1027.4000000000001</c:v>
                </c:pt>
                <c:pt idx="143">
                  <c:v>1027.4000000000001</c:v>
                </c:pt>
                <c:pt idx="144">
                  <c:v>1015.3</c:v>
                </c:pt>
                <c:pt idx="145">
                  <c:v>1016.9</c:v>
                </c:pt>
                <c:pt idx="146">
                  <c:v>1025.9000000000001</c:v>
                </c:pt>
                <c:pt idx="147">
                  <c:v>1031.8</c:v>
                </c:pt>
                <c:pt idx="148">
                  <c:v>1034.2</c:v>
                </c:pt>
                <c:pt idx="149">
                  <c:v>1031.5</c:v>
                </c:pt>
                <c:pt idx="150">
                  <c:v>1025.2</c:v>
                </c:pt>
                <c:pt idx="151">
                  <c:v>1020.8</c:v>
                </c:pt>
                <c:pt idx="152">
                  <c:v>1018.8</c:v>
                </c:pt>
                <c:pt idx="153">
                  <c:v>1015.1</c:v>
                </c:pt>
                <c:pt idx="154">
                  <c:v>1017</c:v>
                </c:pt>
                <c:pt idx="155">
                  <c:v>1021.4</c:v>
                </c:pt>
                <c:pt idx="156">
                  <c:v>1022.2</c:v>
                </c:pt>
                <c:pt idx="157">
                  <c:v>1016.7</c:v>
                </c:pt>
                <c:pt idx="158">
                  <c:v>1005</c:v>
                </c:pt>
                <c:pt idx="159">
                  <c:v>1010.7</c:v>
                </c:pt>
                <c:pt idx="160">
                  <c:v>1009.5</c:v>
                </c:pt>
                <c:pt idx="161">
                  <c:v>1016</c:v>
                </c:pt>
                <c:pt idx="162">
                  <c:v>1014.4</c:v>
                </c:pt>
                <c:pt idx="163">
                  <c:v>1018.8</c:v>
                </c:pt>
                <c:pt idx="164">
                  <c:v>1018</c:v>
                </c:pt>
                <c:pt idx="165">
                  <c:v>1017.5</c:v>
                </c:pt>
                <c:pt idx="166">
                  <c:v>1011.4</c:v>
                </c:pt>
                <c:pt idx="167">
                  <c:v>1010.5</c:v>
                </c:pt>
                <c:pt idx="168">
                  <c:v>1012.6</c:v>
                </c:pt>
                <c:pt idx="169">
                  <c:v>1024.5</c:v>
                </c:pt>
                <c:pt idx="170">
                  <c:v>1027.8</c:v>
                </c:pt>
                <c:pt idx="171">
                  <c:v>1028.7</c:v>
                </c:pt>
                <c:pt idx="172">
                  <c:v>1029.5999999999999</c:v>
                </c:pt>
                <c:pt idx="173">
                  <c:v>1019.4</c:v>
                </c:pt>
                <c:pt idx="174">
                  <c:v>1007.2</c:v>
                </c:pt>
                <c:pt idx="175">
                  <c:v>1010.3</c:v>
                </c:pt>
                <c:pt idx="176">
                  <c:v>1019.9</c:v>
                </c:pt>
                <c:pt idx="177">
                  <c:v>1025.9000000000001</c:v>
                </c:pt>
                <c:pt idx="178">
                  <c:v>1032.8</c:v>
                </c:pt>
                <c:pt idx="179">
                  <c:v>1032.5</c:v>
                </c:pt>
                <c:pt idx="180">
                  <c:v>1026.8</c:v>
                </c:pt>
                <c:pt idx="181">
                  <c:v>1022.3</c:v>
                </c:pt>
                <c:pt idx="182">
                  <c:v>1014.6</c:v>
                </c:pt>
                <c:pt idx="183">
                  <c:v>1016.3</c:v>
                </c:pt>
                <c:pt idx="184">
                  <c:v>1016.4</c:v>
                </c:pt>
                <c:pt idx="185">
                  <c:v>1022.7</c:v>
                </c:pt>
                <c:pt idx="186">
                  <c:v>1023.4</c:v>
                </c:pt>
                <c:pt idx="187">
                  <c:v>1026</c:v>
                </c:pt>
                <c:pt idx="189">
                  <c:v>1017.9</c:v>
                </c:pt>
                <c:pt idx="190">
                  <c:v>1024.4000000000001</c:v>
                </c:pt>
                <c:pt idx="191">
                  <c:v>1025.9000000000001</c:v>
                </c:pt>
                <c:pt idx="192">
                  <c:v>1018.1</c:v>
                </c:pt>
                <c:pt idx="193">
                  <c:v>1014.2</c:v>
                </c:pt>
                <c:pt idx="194">
                  <c:v>1005</c:v>
                </c:pt>
                <c:pt idx="195">
                  <c:v>1000</c:v>
                </c:pt>
                <c:pt idx="196">
                  <c:v>989.7</c:v>
                </c:pt>
                <c:pt idx="197">
                  <c:v>992.8</c:v>
                </c:pt>
                <c:pt idx="198">
                  <c:v>1014.5</c:v>
                </c:pt>
                <c:pt idx="199">
                  <c:v>1016.2</c:v>
                </c:pt>
                <c:pt idx="200">
                  <c:v>1005.2</c:v>
                </c:pt>
                <c:pt idx="201">
                  <c:v>1020.5</c:v>
                </c:pt>
                <c:pt idx="202">
                  <c:v>1015.8</c:v>
                </c:pt>
                <c:pt idx="203">
                  <c:v>1006.8</c:v>
                </c:pt>
                <c:pt idx="204">
                  <c:v>998.2</c:v>
                </c:pt>
                <c:pt idx="205">
                  <c:v>1003.6</c:v>
                </c:pt>
                <c:pt idx="206">
                  <c:v>1010.9</c:v>
                </c:pt>
                <c:pt idx="207">
                  <c:v>1011.1</c:v>
                </c:pt>
                <c:pt idx="208">
                  <c:v>998.2</c:v>
                </c:pt>
                <c:pt idx="209">
                  <c:v>1013.5</c:v>
                </c:pt>
                <c:pt idx="210">
                  <c:v>1015.1</c:v>
                </c:pt>
                <c:pt idx="211">
                  <c:v>1006.1</c:v>
                </c:pt>
                <c:pt idx="212">
                  <c:v>1010.6</c:v>
                </c:pt>
                <c:pt idx="213">
                  <c:v>1016.2</c:v>
                </c:pt>
                <c:pt idx="214">
                  <c:v>1008.1</c:v>
                </c:pt>
                <c:pt idx="215">
                  <c:v>1016</c:v>
                </c:pt>
                <c:pt idx="216">
                  <c:v>1021.7</c:v>
                </c:pt>
                <c:pt idx="217">
                  <c:v>1024.5</c:v>
                </c:pt>
                <c:pt idx="218">
                  <c:v>1026.9000000000001</c:v>
                </c:pt>
                <c:pt idx="219">
                  <c:v>1032.5999999999999</c:v>
                </c:pt>
                <c:pt idx="220">
                  <c:v>1028.0999999999999</c:v>
                </c:pt>
                <c:pt idx="221">
                  <c:v>1022.4</c:v>
                </c:pt>
                <c:pt idx="222">
                  <c:v>1012.2</c:v>
                </c:pt>
                <c:pt idx="223">
                  <c:v>1025.2</c:v>
                </c:pt>
                <c:pt idx="224">
                  <c:v>1026.9000000000001</c:v>
                </c:pt>
                <c:pt idx="225">
                  <c:v>1028.7</c:v>
                </c:pt>
                <c:pt idx="226">
                  <c:v>1024.0999999999999</c:v>
                </c:pt>
                <c:pt idx="227">
                  <c:v>1022.8</c:v>
                </c:pt>
                <c:pt idx="228">
                  <c:v>1025.5</c:v>
                </c:pt>
                <c:pt idx="229">
                  <c:v>1026</c:v>
                </c:pt>
                <c:pt idx="230">
                  <c:v>1023.3</c:v>
                </c:pt>
                <c:pt idx="231">
                  <c:v>1016.7</c:v>
                </c:pt>
                <c:pt idx="232">
                  <c:v>1015.3</c:v>
                </c:pt>
                <c:pt idx="233">
                  <c:v>1014.5</c:v>
                </c:pt>
                <c:pt idx="234">
                  <c:v>1011.1</c:v>
                </c:pt>
                <c:pt idx="235">
                  <c:v>1021.5</c:v>
                </c:pt>
                <c:pt idx="236">
                  <c:v>1023.3</c:v>
                </c:pt>
                <c:pt idx="237">
                  <c:v>1022.7</c:v>
                </c:pt>
                <c:pt idx="238">
                  <c:v>1020</c:v>
                </c:pt>
                <c:pt idx="239">
                  <c:v>1018.6</c:v>
                </c:pt>
                <c:pt idx="240">
                  <c:v>1011.4</c:v>
                </c:pt>
                <c:pt idx="241">
                  <c:v>1016.1</c:v>
                </c:pt>
              </c:numCache>
            </c:numRef>
          </c:xVal>
          <c:yVal>
            <c:numRef>
              <c:f>'Feature Correlations'!$U$2:$U$244</c:f>
              <c:numCache>
                <c:formatCode>General</c:formatCode>
                <c:ptCount val="243"/>
                <c:pt idx="0">
                  <c:v>1015.3</c:v>
                </c:pt>
                <c:pt idx="1">
                  <c:v>1008.5</c:v>
                </c:pt>
                <c:pt idx="2">
                  <c:v>1005.2</c:v>
                </c:pt>
                <c:pt idx="3">
                  <c:v>1011</c:v>
                </c:pt>
                <c:pt idx="4">
                  <c:v>1013.3</c:v>
                </c:pt>
                <c:pt idx="5">
                  <c:v>1020</c:v>
                </c:pt>
                <c:pt idx="6">
                  <c:v>1022</c:v>
                </c:pt>
                <c:pt idx="7">
                  <c:v>1022.2</c:v>
                </c:pt>
                <c:pt idx="8">
                  <c:v>1019.3</c:v>
                </c:pt>
                <c:pt idx="9">
                  <c:v>1015.9</c:v>
                </c:pt>
                <c:pt idx="10">
                  <c:v>1008.5</c:v>
                </c:pt>
                <c:pt idx="11">
                  <c:v>1015.8</c:v>
                </c:pt>
                <c:pt idx="12">
                  <c:v>1008.4</c:v>
                </c:pt>
                <c:pt idx="13">
                  <c:v>1013.1</c:v>
                </c:pt>
                <c:pt idx="14">
                  <c:v>1009</c:v>
                </c:pt>
                <c:pt idx="15">
                  <c:v>1014.1</c:v>
                </c:pt>
                <c:pt idx="16">
                  <c:v>1018.2</c:v>
                </c:pt>
                <c:pt idx="17">
                  <c:v>1016.2</c:v>
                </c:pt>
                <c:pt idx="18">
                  <c:v>1023.7</c:v>
                </c:pt>
                <c:pt idx="19">
                  <c:v>1020.2</c:v>
                </c:pt>
                <c:pt idx="20">
                  <c:v>1010.3</c:v>
                </c:pt>
                <c:pt idx="21">
                  <c:v>1009.9</c:v>
                </c:pt>
                <c:pt idx="22">
                  <c:v>1010.9</c:v>
                </c:pt>
                <c:pt idx="23">
                  <c:v>1007</c:v>
                </c:pt>
                <c:pt idx="24">
                  <c:v>999.6</c:v>
                </c:pt>
                <c:pt idx="25">
                  <c:v>1006.2</c:v>
                </c:pt>
                <c:pt idx="26">
                  <c:v>1014.8</c:v>
                </c:pt>
                <c:pt idx="27">
                  <c:v>1015.1</c:v>
                </c:pt>
                <c:pt idx="28">
                  <c:v>1009.1</c:v>
                </c:pt>
                <c:pt idx="29">
                  <c:v>1013.3</c:v>
                </c:pt>
                <c:pt idx="30">
                  <c:v>1017.2</c:v>
                </c:pt>
                <c:pt idx="31">
                  <c:v>1011.9</c:v>
                </c:pt>
                <c:pt idx="32">
                  <c:v>1017.3</c:v>
                </c:pt>
                <c:pt idx="33">
                  <c:v>1011.1</c:v>
                </c:pt>
                <c:pt idx="34">
                  <c:v>1002.7</c:v>
                </c:pt>
                <c:pt idx="35">
                  <c:v>997.5</c:v>
                </c:pt>
                <c:pt idx="36">
                  <c:v>999.5</c:v>
                </c:pt>
                <c:pt idx="37">
                  <c:v>1013.7</c:v>
                </c:pt>
                <c:pt idx="38">
                  <c:v>1017.6</c:v>
                </c:pt>
                <c:pt idx="39">
                  <c:v>1014.5</c:v>
                </c:pt>
                <c:pt idx="40">
                  <c:v>1010.5</c:v>
                </c:pt>
                <c:pt idx="41">
                  <c:v>1004.5</c:v>
                </c:pt>
                <c:pt idx="42">
                  <c:v>1005.3</c:v>
                </c:pt>
                <c:pt idx="43">
                  <c:v>1014.8</c:v>
                </c:pt>
                <c:pt idx="44">
                  <c:v>1019.3</c:v>
                </c:pt>
                <c:pt idx="45">
                  <c:v>1019.6</c:v>
                </c:pt>
                <c:pt idx="46">
                  <c:v>1019.2</c:v>
                </c:pt>
                <c:pt idx="47">
                  <c:v>1020.3</c:v>
                </c:pt>
                <c:pt idx="48">
                  <c:v>1019.2</c:v>
                </c:pt>
                <c:pt idx="49">
                  <c:v>1013.4</c:v>
                </c:pt>
                <c:pt idx="50">
                  <c:v>1011.4</c:v>
                </c:pt>
                <c:pt idx="51">
                  <c:v>1010.6</c:v>
                </c:pt>
                <c:pt idx="52">
                  <c:v>1012.5</c:v>
                </c:pt>
                <c:pt idx="53">
                  <c:v>1019.4</c:v>
                </c:pt>
                <c:pt idx="54">
                  <c:v>1017.8</c:v>
                </c:pt>
                <c:pt idx="55">
                  <c:v>1009.1</c:v>
                </c:pt>
                <c:pt idx="56">
                  <c:v>1014.1</c:v>
                </c:pt>
                <c:pt idx="57">
                  <c:v>1012.8</c:v>
                </c:pt>
                <c:pt idx="58">
                  <c:v>1010</c:v>
                </c:pt>
                <c:pt idx="59">
                  <c:v>1012.2</c:v>
                </c:pt>
                <c:pt idx="60">
                  <c:v>1018.6</c:v>
                </c:pt>
                <c:pt idx="61">
                  <c:v>1019.8</c:v>
                </c:pt>
                <c:pt idx="62">
                  <c:v>1015.3</c:v>
                </c:pt>
                <c:pt idx="63">
                  <c:v>1015.7</c:v>
                </c:pt>
                <c:pt idx="64">
                  <c:v>1014.1</c:v>
                </c:pt>
                <c:pt idx="65">
                  <c:v>1008.2</c:v>
                </c:pt>
                <c:pt idx="66">
                  <c:v>1010.3</c:v>
                </c:pt>
                <c:pt idx="67">
                  <c:v>1018</c:v>
                </c:pt>
                <c:pt idx="68">
                  <c:v>1019.5</c:v>
                </c:pt>
                <c:pt idx="69">
                  <c:v>1016.2</c:v>
                </c:pt>
                <c:pt idx="70">
                  <c:v>1012.6</c:v>
                </c:pt>
                <c:pt idx="71">
                  <c:v>1010.4</c:v>
                </c:pt>
                <c:pt idx="72">
                  <c:v>1021.8</c:v>
                </c:pt>
                <c:pt idx="73">
                  <c:v>1023.3</c:v>
                </c:pt>
                <c:pt idx="74">
                  <c:v>1024.7</c:v>
                </c:pt>
                <c:pt idx="75">
                  <c:v>1022.7</c:v>
                </c:pt>
                <c:pt idx="76">
                  <c:v>1024</c:v>
                </c:pt>
                <c:pt idx="77">
                  <c:v>1025.2</c:v>
                </c:pt>
                <c:pt idx="78">
                  <c:v>1024.3</c:v>
                </c:pt>
                <c:pt idx="79">
                  <c:v>1020</c:v>
                </c:pt>
                <c:pt idx="80">
                  <c:v>1016.1</c:v>
                </c:pt>
                <c:pt idx="81">
                  <c:v>1002.5</c:v>
                </c:pt>
                <c:pt idx="82">
                  <c:v>999.7</c:v>
                </c:pt>
                <c:pt idx="83">
                  <c:v>1006.4</c:v>
                </c:pt>
                <c:pt idx="84">
                  <c:v>1011</c:v>
                </c:pt>
                <c:pt idx="85">
                  <c:v>1010.6</c:v>
                </c:pt>
                <c:pt idx="86">
                  <c:v>1018.6</c:v>
                </c:pt>
                <c:pt idx="87">
                  <c:v>1024.7</c:v>
                </c:pt>
                <c:pt idx="88">
                  <c:v>1025.7</c:v>
                </c:pt>
                <c:pt idx="89">
                  <c:v>1023.7</c:v>
                </c:pt>
                <c:pt idx="90">
                  <c:v>1021.6</c:v>
                </c:pt>
                <c:pt idx="91">
                  <c:v>1023.1</c:v>
                </c:pt>
                <c:pt idx="92">
                  <c:v>1018.3</c:v>
                </c:pt>
                <c:pt idx="93">
                  <c:v>1018</c:v>
                </c:pt>
                <c:pt idx="94">
                  <c:v>1021.5</c:v>
                </c:pt>
                <c:pt idx="95">
                  <c:v>1021.5</c:v>
                </c:pt>
                <c:pt idx="96">
                  <c:v>1015.8</c:v>
                </c:pt>
                <c:pt idx="97">
                  <c:v>1005</c:v>
                </c:pt>
                <c:pt idx="98">
                  <c:v>1009.6</c:v>
                </c:pt>
                <c:pt idx="99">
                  <c:v>1008</c:v>
                </c:pt>
                <c:pt idx="100">
                  <c:v>1016.9</c:v>
                </c:pt>
                <c:pt idx="101">
                  <c:v>1021.8</c:v>
                </c:pt>
                <c:pt idx="102">
                  <c:v>1011.6</c:v>
                </c:pt>
                <c:pt idx="103">
                  <c:v>1011.1</c:v>
                </c:pt>
                <c:pt idx="104">
                  <c:v>1015.3</c:v>
                </c:pt>
                <c:pt idx="105">
                  <c:v>1023.9</c:v>
                </c:pt>
                <c:pt idx="106">
                  <c:v>1024</c:v>
                </c:pt>
                <c:pt idx="107">
                  <c:v>1020.3</c:v>
                </c:pt>
                <c:pt idx="108">
                  <c:v>1014.1</c:v>
                </c:pt>
                <c:pt idx="109">
                  <c:v>1011</c:v>
                </c:pt>
                <c:pt idx="110">
                  <c:v>1015.4</c:v>
                </c:pt>
                <c:pt idx="111">
                  <c:v>1012</c:v>
                </c:pt>
                <c:pt idx="112">
                  <c:v>1018.5</c:v>
                </c:pt>
                <c:pt idx="113">
                  <c:v>1021.8</c:v>
                </c:pt>
                <c:pt idx="114">
                  <c:v>1025.2</c:v>
                </c:pt>
                <c:pt idx="115">
                  <c:v>1027.0999999999999</c:v>
                </c:pt>
                <c:pt idx="116">
                  <c:v>1026.7</c:v>
                </c:pt>
                <c:pt idx="117">
                  <c:v>1023.9</c:v>
                </c:pt>
                <c:pt idx="118">
                  <c:v>1022.9</c:v>
                </c:pt>
                <c:pt idx="119">
                  <c:v>1024</c:v>
                </c:pt>
                <c:pt idx="120">
                  <c:v>1024.4000000000001</c:v>
                </c:pt>
                <c:pt idx="121">
                  <c:v>1018.9</c:v>
                </c:pt>
                <c:pt idx="122">
                  <c:v>1017.6</c:v>
                </c:pt>
                <c:pt idx="123">
                  <c:v>1021.5</c:v>
                </c:pt>
                <c:pt idx="124">
                  <c:v>1023.4</c:v>
                </c:pt>
                <c:pt idx="125">
                  <c:v>1016.8</c:v>
                </c:pt>
                <c:pt idx="126">
                  <c:v>1011.3</c:v>
                </c:pt>
                <c:pt idx="127">
                  <c:v>1013.4</c:v>
                </c:pt>
                <c:pt idx="128">
                  <c:v>1014.9</c:v>
                </c:pt>
                <c:pt idx="129">
                  <c:v>1007.6</c:v>
                </c:pt>
                <c:pt idx="130">
                  <c:v>1021.3</c:v>
                </c:pt>
                <c:pt idx="131">
                  <c:v>1019.6</c:v>
                </c:pt>
                <c:pt idx="132">
                  <c:v>1011.1</c:v>
                </c:pt>
                <c:pt idx="133">
                  <c:v>1013.6</c:v>
                </c:pt>
                <c:pt idx="134">
                  <c:v>1020.5</c:v>
                </c:pt>
                <c:pt idx="135">
                  <c:v>1019.1</c:v>
                </c:pt>
                <c:pt idx="136">
                  <c:v>1025.4000000000001</c:v>
                </c:pt>
                <c:pt idx="137">
                  <c:v>1026.5</c:v>
                </c:pt>
                <c:pt idx="138">
                  <c:v>1024.3</c:v>
                </c:pt>
                <c:pt idx="139">
                  <c:v>1026.3</c:v>
                </c:pt>
                <c:pt idx="140">
                  <c:v>1028.5999999999999</c:v>
                </c:pt>
                <c:pt idx="141">
                  <c:v>1023.6</c:v>
                </c:pt>
                <c:pt idx="142">
                  <c:v>1024.9000000000001</c:v>
                </c:pt>
                <c:pt idx="143">
                  <c:v>1023.4</c:v>
                </c:pt>
                <c:pt idx="144">
                  <c:v>1009.6</c:v>
                </c:pt>
                <c:pt idx="145">
                  <c:v>1019.7</c:v>
                </c:pt>
                <c:pt idx="146">
                  <c:v>1025.3</c:v>
                </c:pt>
                <c:pt idx="147">
                  <c:v>1032.4000000000001</c:v>
                </c:pt>
                <c:pt idx="148">
                  <c:v>1032.3</c:v>
                </c:pt>
                <c:pt idx="150">
                  <c:v>1021.6</c:v>
                </c:pt>
                <c:pt idx="151">
                  <c:v>1019.4</c:v>
                </c:pt>
                <c:pt idx="152">
                  <c:v>1015.2</c:v>
                </c:pt>
                <c:pt idx="153">
                  <c:v>1012.9</c:v>
                </c:pt>
                <c:pt idx="154">
                  <c:v>1018.5</c:v>
                </c:pt>
                <c:pt idx="155">
                  <c:v>1017.6</c:v>
                </c:pt>
                <c:pt idx="156">
                  <c:v>1019.9</c:v>
                </c:pt>
                <c:pt idx="157">
                  <c:v>1009.3</c:v>
                </c:pt>
                <c:pt idx="158">
                  <c:v>1004.8</c:v>
                </c:pt>
                <c:pt idx="159">
                  <c:v>1008.8</c:v>
                </c:pt>
                <c:pt idx="160">
                  <c:v>1009.8</c:v>
                </c:pt>
                <c:pt idx="161">
                  <c:v>1013.7</c:v>
                </c:pt>
                <c:pt idx="162">
                  <c:v>1014</c:v>
                </c:pt>
                <c:pt idx="163">
                  <c:v>1016.8</c:v>
                </c:pt>
                <c:pt idx="164">
                  <c:v>1015.5</c:v>
                </c:pt>
                <c:pt idx="165">
                  <c:v>1014.5</c:v>
                </c:pt>
                <c:pt idx="166">
                  <c:v>1008.1</c:v>
                </c:pt>
                <c:pt idx="167">
                  <c:v>1008.8</c:v>
                </c:pt>
                <c:pt idx="168">
                  <c:v>1014.4</c:v>
                </c:pt>
                <c:pt idx="169">
                  <c:v>1025.0999999999999</c:v>
                </c:pt>
                <c:pt idx="170">
                  <c:v>1025.4000000000001</c:v>
                </c:pt>
                <c:pt idx="171">
                  <c:v>1025.8</c:v>
                </c:pt>
                <c:pt idx="172">
                  <c:v>1026.2</c:v>
                </c:pt>
                <c:pt idx="173">
                  <c:v>1012.5</c:v>
                </c:pt>
                <c:pt idx="174">
                  <c:v>1004.9</c:v>
                </c:pt>
                <c:pt idx="175">
                  <c:v>1011.1</c:v>
                </c:pt>
                <c:pt idx="176">
                  <c:v>1020.1</c:v>
                </c:pt>
                <c:pt idx="177">
                  <c:v>1027</c:v>
                </c:pt>
                <c:pt idx="178">
                  <c:v>1031</c:v>
                </c:pt>
                <c:pt idx="179">
                  <c:v>1029.4000000000001</c:v>
                </c:pt>
                <c:pt idx="180">
                  <c:v>1022.6</c:v>
                </c:pt>
                <c:pt idx="181">
                  <c:v>1019.1</c:v>
                </c:pt>
                <c:pt idx="182">
                  <c:v>1010.4</c:v>
                </c:pt>
                <c:pt idx="183">
                  <c:v>1014.9</c:v>
                </c:pt>
                <c:pt idx="184">
                  <c:v>1015.3</c:v>
                </c:pt>
                <c:pt idx="185">
                  <c:v>1021.5</c:v>
                </c:pt>
                <c:pt idx="186">
                  <c:v>1022.2</c:v>
                </c:pt>
                <c:pt idx="187">
                  <c:v>1023.8</c:v>
                </c:pt>
                <c:pt idx="188">
                  <c:v>1019.4</c:v>
                </c:pt>
                <c:pt idx="189">
                  <c:v>1015.7</c:v>
                </c:pt>
                <c:pt idx="190">
                  <c:v>1024.4000000000001</c:v>
                </c:pt>
                <c:pt idx="191">
                  <c:v>1022.2</c:v>
                </c:pt>
                <c:pt idx="192">
                  <c:v>1013.6</c:v>
                </c:pt>
                <c:pt idx="193">
                  <c:v>1011.7</c:v>
                </c:pt>
                <c:pt idx="194">
                  <c:v>1000.8</c:v>
                </c:pt>
                <c:pt idx="195">
                  <c:v>996.6</c:v>
                </c:pt>
                <c:pt idx="196">
                  <c:v>989</c:v>
                </c:pt>
                <c:pt idx="197">
                  <c:v>996.7</c:v>
                </c:pt>
                <c:pt idx="198">
                  <c:v>1015.1</c:v>
                </c:pt>
                <c:pt idx="199">
                  <c:v>1012.5</c:v>
                </c:pt>
                <c:pt idx="200">
                  <c:v>1007.4</c:v>
                </c:pt>
                <c:pt idx="201">
                  <c:v>1019</c:v>
                </c:pt>
                <c:pt idx="202">
                  <c:v>1010.7</c:v>
                </c:pt>
                <c:pt idx="203">
                  <c:v>1003.6</c:v>
                </c:pt>
                <c:pt idx="204">
                  <c:v>995.3</c:v>
                </c:pt>
                <c:pt idx="205">
                  <c:v>1004.8</c:v>
                </c:pt>
                <c:pt idx="206">
                  <c:v>1009.7</c:v>
                </c:pt>
                <c:pt idx="207">
                  <c:v>1003.7</c:v>
                </c:pt>
                <c:pt idx="208">
                  <c:v>998.4</c:v>
                </c:pt>
                <c:pt idx="209">
                  <c:v>1013.5</c:v>
                </c:pt>
                <c:pt idx="210">
                  <c:v>1011</c:v>
                </c:pt>
                <c:pt idx="211">
                  <c:v>1002</c:v>
                </c:pt>
                <c:pt idx="212">
                  <c:v>1011.5</c:v>
                </c:pt>
                <c:pt idx="213">
                  <c:v>1011.5</c:v>
                </c:pt>
                <c:pt idx="214">
                  <c:v>1007.7</c:v>
                </c:pt>
                <c:pt idx="215">
                  <c:v>1015.5</c:v>
                </c:pt>
                <c:pt idx="216">
                  <c:v>1020.1</c:v>
                </c:pt>
                <c:pt idx="217">
                  <c:v>1023.1</c:v>
                </c:pt>
                <c:pt idx="218">
                  <c:v>1026.4000000000001</c:v>
                </c:pt>
                <c:pt idx="219">
                  <c:v>1029.3</c:v>
                </c:pt>
                <c:pt idx="220">
                  <c:v>1023.3</c:v>
                </c:pt>
                <c:pt idx="221">
                  <c:v>1017.9</c:v>
                </c:pt>
                <c:pt idx="222">
                  <c:v>1009.8</c:v>
                </c:pt>
                <c:pt idx="223">
                  <c:v>1024.3</c:v>
                </c:pt>
                <c:pt idx="224">
                  <c:v>1025.0999999999999</c:v>
                </c:pt>
                <c:pt idx="225">
                  <c:v>1025.0999999999999</c:v>
                </c:pt>
                <c:pt idx="226">
                  <c:v>1019.2</c:v>
                </c:pt>
                <c:pt idx="227">
                  <c:v>1022.8</c:v>
                </c:pt>
                <c:pt idx="228">
                  <c:v>1024.8</c:v>
                </c:pt>
                <c:pt idx="229">
                  <c:v>1021.9</c:v>
                </c:pt>
                <c:pt idx="230">
                  <c:v>1019.3</c:v>
                </c:pt>
                <c:pt idx="231">
                  <c:v>1012.1</c:v>
                </c:pt>
                <c:pt idx="232">
                  <c:v>1013.8</c:v>
                </c:pt>
                <c:pt idx="233">
                  <c:v>1007.8</c:v>
                </c:pt>
                <c:pt idx="234">
                  <c:v>1012.2</c:v>
                </c:pt>
                <c:pt idx="235">
                  <c:v>1021.6</c:v>
                </c:pt>
                <c:pt idx="236">
                  <c:v>1021.8</c:v>
                </c:pt>
                <c:pt idx="237">
                  <c:v>1020.3</c:v>
                </c:pt>
                <c:pt idx="238">
                  <c:v>1017.4</c:v>
                </c:pt>
                <c:pt idx="239">
                  <c:v>1013.5</c:v>
                </c:pt>
                <c:pt idx="240">
                  <c:v>1010.4</c:v>
                </c:pt>
                <c:pt idx="241">
                  <c:v>1013.2</c:v>
                </c:pt>
                <c:pt idx="242">
                  <c:v>1012.2</c:v>
                </c:pt>
              </c:numCache>
            </c:numRef>
          </c:yVal>
          <c:smooth val="0"/>
          <c:extLst>
            <c:ext xmlns:c16="http://schemas.microsoft.com/office/drawing/2014/chart" uri="{C3380CC4-5D6E-409C-BE32-E72D297353CC}">
              <c16:uniqueId val="{00000001-54C2-448A-AD70-52938A989AEC}"/>
            </c:ext>
          </c:extLst>
        </c:ser>
        <c:dLbls>
          <c:showLegendKey val="0"/>
          <c:showVal val="0"/>
          <c:showCatName val="0"/>
          <c:showSerName val="0"/>
          <c:showPercent val="0"/>
          <c:showBubbleSize val="0"/>
        </c:dLbls>
        <c:axId val="425308208"/>
        <c:axId val="425310168"/>
      </c:scatterChart>
      <c:valAx>
        <c:axId val="4253082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5310168"/>
        <c:crosses val="autoZero"/>
        <c:crossBetween val="midCat"/>
      </c:valAx>
      <c:valAx>
        <c:axId val="4253101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53082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Cloud vs 3pm cloud (oktas)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'Feature Correlations'!$R$1</c:f>
              <c:strCache>
                <c:ptCount val="1"/>
                <c:pt idx="0">
                  <c:v>3pm cloud amount (oktas)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1149212598425197"/>
                  <c:y val="-0.1508289588801399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rendlineLbl>
          </c:trendline>
          <c:xVal>
            <c:numRef>
              <c:f>'Feature Correlations'!$L$2:$L$244</c:f>
              <c:numCache>
                <c:formatCode>General</c:formatCode>
                <c:ptCount val="243"/>
                <c:pt idx="0">
                  <c:v>6</c:v>
                </c:pt>
                <c:pt idx="1">
                  <c:v>7</c:v>
                </c:pt>
                <c:pt idx="2">
                  <c:v>8</c:v>
                </c:pt>
                <c:pt idx="3">
                  <c:v>8</c:v>
                </c:pt>
                <c:pt idx="4">
                  <c:v>8</c:v>
                </c:pt>
                <c:pt idx="5">
                  <c:v>7</c:v>
                </c:pt>
                <c:pt idx="6">
                  <c:v>4</c:v>
                </c:pt>
                <c:pt idx="7">
                  <c:v>1</c:v>
                </c:pt>
                <c:pt idx="8">
                  <c:v>1</c:v>
                </c:pt>
                <c:pt idx="9">
                  <c:v>8</c:v>
                </c:pt>
                <c:pt idx="10">
                  <c:v>2</c:v>
                </c:pt>
                <c:pt idx="11">
                  <c:v>8</c:v>
                </c:pt>
                <c:pt idx="12">
                  <c:v>3</c:v>
                </c:pt>
                <c:pt idx="13">
                  <c:v>7</c:v>
                </c:pt>
                <c:pt idx="14">
                  <c:v>4</c:v>
                </c:pt>
                <c:pt idx="15">
                  <c:v>7</c:v>
                </c:pt>
                <c:pt idx="16">
                  <c:v>7</c:v>
                </c:pt>
                <c:pt idx="17">
                  <c:v>7</c:v>
                </c:pt>
                <c:pt idx="18">
                  <c:v>7</c:v>
                </c:pt>
                <c:pt idx="19">
                  <c:v>1</c:v>
                </c:pt>
                <c:pt idx="20">
                  <c:v>7</c:v>
                </c:pt>
                <c:pt idx="21">
                  <c:v>7</c:v>
                </c:pt>
                <c:pt idx="22">
                  <c:v>2</c:v>
                </c:pt>
                <c:pt idx="23">
                  <c:v>1</c:v>
                </c:pt>
                <c:pt idx="24">
                  <c:v>5</c:v>
                </c:pt>
                <c:pt idx="25">
                  <c:v>8</c:v>
                </c:pt>
                <c:pt idx="26">
                  <c:v>7</c:v>
                </c:pt>
                <c:pt idx="27">
                  <c:v>7</c:v>
                </c:pt>
                <c:pt idx="28">
                  <c:v>8</c:v>
                </c:pt>
                <c:pt idx="29">
                  <c:v>5</c:v>
                </c:pt>
                <c:pt idx="30">
                  <c:v>7</c:v>
                </c:pt>
                <c:pt idx="31">
                  <c:v>7</c:v>
                </c:pt>
                <c:pt idx="32">
                  <c:v>7</c:v>
                </c:pt>
                <c:pt idx="33">
                  <c:v>5</c:v>
                </c:pt>
                <c:pt idx="34">
                  <c:v>7</c:v>
                </c:pt>
                <c:pt idx="35">
                  <c:v>7</c:v>
                </c:pt>
                <c:pt idx="36">
                  <c:v>7</c:v>
                </c:pt>
                <c:pt idx="37">
                  <c:v>7</c:v>
                </c:pt>
                <c:pt idx="38">
                  <c:v>7</c:v>
                </c:pt>
                <c:pt idx="39">
                  <c:v>4</c:v>
                </c:pt>
                <c:pt idx="40">
                  <c:v>1</c:v>
                </c:pt>
                <c:pt idx="41">
                  <c:v>6</c:v>
                </c:pt>
                <c:pt idx="42">
                  <c:v>7</c:v>
                </c:pt>
                <c:pt idx="43">
                  <c:v>6</c:v>
                </c:pt>
                <c:pt idx="44">
                  <c:v>7</c:v>
                </c:pt>
                <c:pt idx="45">
                  <c:v>7</c:v>
                </c:pt>
                <c:pt idx="46">
                  <c:v>7</c:v>
                </c:pt>
                <c:pt idx="47">
                  <c:v>4</c:v>
                </c:pt>
                <c:pt idx="48">
                  <c:v>0</c:v>
                </c:pt>
                <c:pt idx="49">
                  <c:v>1</c:v>
                </c:pt>
                <c:pt idx="50">
                  <c:v>7</c:v>
                </c:pt>
                <c:pt idx="51">
                  <c:v>8</c:v>
                </c:pt>
                <c:pt idx="52">
                  <c:v>7</c:v>
                </c:pt>
                <c:pt idx="53">
                  <c:v>6</c:v>
                </c:pt>
                <c:pt idx="54">
                  <c:v>7</c:v>
                </c:pt>
                <c:pt idx="55">
                  <c:v>7</c:v>
                </c:pt>
                <c:pt idx="56">
                  <c:v>7</c:v>
                </c:pt>
                <c:pt idx="57">
                  <c:v>7</c:v>
                </c:pt>
                <c:pt idx="58">
                  <c:v>0</c:v>
                </c:pt>
                <c:pt idx="59">
                  <c:v>6</c:v>
                </c:pt>
                <c:pt idx="60">
                  <c:v>7</c:v>
                </c:pt>
                <c:pt idx="61">
                  <c:v>7</c:v>
                </c:pt>
                <c:pt idx="62">
                  <c:v>7</c:v>
                </c:pt>
                <c:pt idx="63">
                  <c:v>7</c:v>
                </c:pt>
                <c:pt idx="64">
                  <c:v>7</c:v>
                </c:pt>
                <c:pt idx="65">
                  <c:v>6</c:v>
                </c:pt>
                <c:pt idx="66">
                  <c:v>8</c:v>
                </c:pt>
                <c:pt idx="67">
                  <c:v>7</c:v>
                </c:pt>
                <c:pt idx="68">
                  <c:v>7</c:v>
                </c:pt>
                <c:pt idx="69">
                  <c:v>7</c:v>
                </c:pt>
                <c:pt idx="70">
                  <c:v>1</c:v>
                </c:pt>
                <c:pt idx="71">
                  <c:v>7</c:v>
                </c:pt>
                <c:pt idx="72">
                  <c:v>1</c:v>
                </c:pt>
                <c:pt idx="73">
                  <c:v>5</c:v>
                </c:pt>
                <c:pt idx="74">
                  <c:v>7</c:v>
                </c:pt>
                <c:pt idx="75">
                  <c:v>0</c:v>
                </c:pt>
                <c:pt idx="76">
                  <c:v>7</c:v>
                </c:pt>
                <c:pt idx="77">
                  <c:v>7</c:v>
                </c:pt>
                <c:pt idx="78">
                  <c:v>1</c:v>
                </c:pt>
                <c:pt idx="79">
                  <c:v>8</c:v>
                </c:pt>
                <c:pt idx="80">
                  <c:v>7</c:v>
                </c:pt>
                <c:pt idx="81">
                  <c:v>7</c:v>
                </c:pt>
                <c:pt idx="82">
                  <c:v>7</c:v>
                </c:pt>
                <c:pt idx="83">
                  <c:v>7</c:v>
                </c:pt>
                <c:pt idx="84">
                  <c:v>1</c:v>
                </c:pt>
                <c:pt idx="85">
                  <c:v>7</c:v>
                </c:pt>
                <c:pt idx="86">
                  <c:v>6</c:v>
                </c:pt>
                <c:pt idx="87">
                  <c:v>7</c:v>
                </c:pt>
                <c:pt idx="88">
                  <c:v>7</c:v>
                </c:pt>
                <c:pt idx="89">
                  <c:v>7</c:v>
                </c:pt>
                <c:pt idx="90">
                  <c:v>1</c:v>
                </c:pt>
                <c:pt idx="91">
                  <c:v>2</c:v>
                </c:pt>
                <c:pt idx="92">
                  <c:v>0</c:v>
                </c:pt>
                <c:pt idx="93">
                  <c:v>0</c:v>
                </c:pt>
                <c:pt idx="94">
                  <c:v>7</c:v>
                </c:pt>
                <c:pt idx="95">
                  <c:v>7</c:v>
                </c:pt>
                <c:pt idx="96">
                  <c:v>8</c:v>
                </c:pt>
                <c:pt idx="97">
                  <c:v>1</c:v>
                </c:pt>
                <c:pt idx="98">
                  <c:v>5</c:v>
                </c:pt>
                <c:pt idx="99">
                  <c:v>6</c:v>
                </c:pt>
                <c:pt idx="100">
                  <c:v>4</c:v>
                </c:pt>
                <c:pt idx="101">
                  <c:v>6</c:v>
                </c:pt>
                <c:pt idx="102">
                  <c:v>7</c:v>
                </c:pt>
                <c:pt idx="103">
                  <c:v>1</c:v>
                </c:pt>
                <c:pt idx="104">
                  <c:v>3</c:v>
                </c:pt>
                <c:pt idx="105">
                  <c:v>7</c:v>
                </c:pt>
                <c:pt idx="106">
                  <c:v>7</c:v>
                </c:pt>
                <c:pt idx="107">
                  <c:v>7</c:v>
                </c:pt>
                <c:pt idx="108">
                  <c:v>6</c:v>
                </c:pt>
                <c:pt idx="109">
                  <c:v>5</c:v>
                </c:pt>
                <c:pt idx="110">
                  <c:v>1</c:v>
                </c:pt>
                <c:pt idx="111">
                  <c:v>7</c:v>
                </c:pt>
                <c:pt idx="112">
                  <c:v>7</c:v>
                </c:pt>
                <c:pt idx="113">
                  <c:v>7</c:v>
                </c:pt>
                <c:pt idx="114">
                  <c:v>6</c:v>
                </c:pt>
                <c:pt idx="115">
                  <c:v>7</c:v>
                </c:pt>
                <c:pt idx="116">
                  <c:v>7</c:v>
                </c:pt>
                <c:pt idx="117">
                  <c:v>1</c:v>
                </c:pt>
                <c:pt idx="118">
                  <c:v>1</c:v>
                </c:pt>
                <c:pt idx="119">
                  <c:v>1</c:v>
                </c:pt>
                <c:pt idx="120">
                  <c:v>3</c:v>
                </c:pt>
                <c:pt idx="121">
                  <c:v>7</c:v>
                </c:pt>
                <c:pt idx="122">
                  <c:v>7</c:v>
                </c:pt>
                <c:pt idx="123">
                  <c:v>7</c:v>
                </c:pt>
                <c:pt idx="124">
                  <c:v>1</c:v>
                </c:pt>
                <c:pt idx="125">
                  <c:v>1</c:v>
                </c:pt>
                <c:pt idx="126">
                  <c:v>4</c:v>
                </c:pt>
                <c:pt idx="127">
                  <c:v>2</c:v>
                </c:pt>
                <c:pt idx="128">
                  <c:v>6</c:v>
                </c:pt>
                <c:pt idx="129">
                  <c:v>7</c:v>
                </c:pt>
                <c:pt idx="130">
                  <c:v>8</c:v>
                </c:pt>
                <c:pt idx="131">
                  <c:v>3</c:v>
                </c:pt>
                <c:pt idx="132">
                  <c:v>7</c:v>
                </c:pt>
                <c:pt idx="133">
                  <c:v>3</c:v>
                </c:pt>
                <c:pt idx="134">
                  <c:v>4</c:v>
                </c:pt>
                <c:pt idx="135">
                  <c:v>6</c:v>
                </c:pt>
                <c:pt idx="136">
                  <c:v>2</c:v>
                </c:pt>
                <c:pt idx="137">
                  <c:v>7</c:v>
                </c:pt>
                <c:pt idx="138">
                  <c:v>2</c:v>
                </c:pt>
                <c:pt idx="139">
                  <c:v>7</c:v>
                </c:pt>
                <c:pt idx="140">
                  <c:v>1</c:v>
                </c:pt>
                <c:pt idx="141">
                  <c:v>1</c:v>
                </c:pt>
                <c:pt idx="142">
                  <c:v>3</c:v>
                </c:pt>
                <c:pt idx="143">
                  <c:v>7</c:v>
                </c:pt>
                <c:pt idx="144">
                  <c:v>6</c:v>
                </c:pt>
                <c:pt idx="145">
                  <c:v>7</c:v>
                </c:pt>
                <c:pt idx="146">
                  <c:v>7</c:v>
                </c:pt>
                <c:pt idx="147">
                  <c:v>7</c:v>
                </c:pt>
                <c:pt idx="148">
                  <c:v>7</c:v>
                </c:pt>
                <c:pt idx="149">
                  <c:v>1</c:v>
                </c:pt>
                <c:pt idx="150">
                  <c:v>0</c:v>
                </c:pt>
                <c:pt idx="151">
                  <c:v>8</c:v>
                </c:pt>
                <c:pt idx="152">
                  <c:v>1</c:v>
                </c:pt>
                <c:pt idx="153">
                  <c:v>2</c:v>
                </c:pt>
                <c:pt idx="154">
                  <c:v>3</c:v>
                </c:pt>
                <c:pt idx="155">
                  <c:v>7</c:v>
                </c:pt>
                <c:pt idx="156">
                  <c:v>7</c:v>
                </c:pt>
                <c:pt idx="157">
                  <c:v>7</c:v>
                </c:pt>
                <c:pt idx="158">
                  <c:v>7</c:v>
                </c:pt>
                <c:pt idx="159">
                  <c:v>7</c:v>
                </c:pt>
                <c:pt idx="160">
                  <c:v>8</c:v>
                </c:pt>
                <c:pt idx="161">
                  <c:v>7</c:v>
                </c:pt>
                <c:pt idx="162">
                  <c:v>7</c:v>
                </c:pt>
                <c:pt idx="163">
                  <c:v>7</c:v>
                </c:pt>
                <c:pt idx="164">
                  <c:v>7</c:v>
                </c:pt>
                <c:pt idx="165">
                  <c:v>7</c:v>
                </c:pt>
                <c:pt idx="166">
                  <c:v>7</c:v>
                </c:pt>
                <c:pt idx="167">
                  <c:v>7</c:v>
                </c:pt>
                <c:pt idx="168">
                  <c:v>7</c:v>
                </c:pt>
                <c:pt idx="169">
                  <c:v>7</c:v>
                </c:pt>
                <c:pt idx="170">
                  <c:v>1</c:v>
                </c:pt>
                <c:pt idx="171">
                  <c:v>1</c:v>
                </c:pt>
                <c:pt idx="172">
                  <c:v>7</c:v>
                </c:pt>
                <c:pt idx="173">
                  <c:v>8</c:v>
                </c:pt>
                <c:pt idx="174">
                  <c:v>1</c:v>
                </c:pt>
                <c:pt idx="175">
                  <c:v>7</c:v>
                </c:pt>
                <c:pt idx="176">
                  <c:v>3</c:v>
                </c:pt>
                <c:pt idx="177">
                  <c:v>5</c:v>
                </c:pt>
                <c:pt idx="178">
                  <c:v>1</c:v>
                </c:pt>
                <c:pt idx="179">
                  <c:v>1</c:v>
                </c:pt>
                <c:pt idx="180">
                  <c:v>1</c:v>
                </c:pt>
                <c:pt idx="181">
                  <c:v>1</c:v>
                </c:pt>
                <c:pt idx="182">
                  <c:v>6</c:v>
                </c:pt>
                <c:pt idx="183">
                  <c:v>5</c:v>
                </c:pt>
                <c:pt idx="184">
                  <c:v>3</c:v>
                </c:pt>
                <c:pt idx="185">
                  <c:v>7</c:v>
                </c:pt>
                <c:pt idx="186">
                  <c:v>7</c:v>
                </c:pt>
                <c:pt idx="187">
                  <c:v>6</c:v>
                </c:pt>
                <c:pt idx="188">
                  <c:v>2</c:v>
                </c:pt>
                <c:pt idx="189">
                  <c:v>4</c:v>
                </c:pt>
                <c:pt idx="190">
                  <c:v>7</c:v>
                </c:pt>
                <c:pt idx="191">
                  <c:v>3</c:v>
                </c:pt>
                <c:pt idx="192">
                  <c:v>7</c:v>
                </c:pt>
                <c:pt idx="193">
                  <c:v>7</c:v>
                </c:pt>
                <c:pt idx="194">
                  <c:v>7</c:v>
                </c:pt>
                <c:pt idx="195">
                  <c:v>5</c:v>
                </c:pt>
                <c:pt idx="196">
                  <c:v>7</c:v>
                </c:pt>
                <c:pt idx="197">
                  <c:v>7</c:v>
                </c:pt>
                <c:pt idx="198">
                  <c:v>3</c:v>
                </c:pt>
                <c:pt idx="199">
                  <c:v>7</c:v>
                </c:pt>
                <c:pt idx="200">
                  <c:v>7</c:v>
                </c:pt>
                <c:pt idx="201">
                  <c:v>7</c:v>
                </c:pt>
                <c:pt idx="202">
                  <c:v>7</c:v>
                </c:pt>
                <c:pt idx="203">
                  <c:v>7</c:v>
                </c:pt>
                <c:pt idx="204">
                  <c:v>7</c:v>
                </c:pt>
                <c:pt idx="205">
                  <c:v>1</c:v>
                </c:pt>
                <c:pt idx="206">
                  <c:v>7</c:v>
                </c:pt>
                <c:pt idx="207">
                  <c:v>2</c:v>
                </c:pt>
                <c:pt idx="208">
                  <c:v>6</c:v>
                </c:pt>
                <c:pt idx="209">
                  <c:v>6</c:v>
                </c:pt>
                <c:pt idx="210">
                  <c:v>1</c:v>
                </c:pt>
                <c:pt idx="211">
                  <c:v>1</c:v>
                </c:pt>
                <c:pt idx="212">
                  <c:v>1</c:v>
                </c:pt>
                <c:pt idx="213">
                  <c:v>1</c:v>
                </c:pt>
                <c:pt idx="214">
                  <c:v>2</c:v>
                </c:pt>
                <c:pt idx="215">
                  <c:v>7</c:v>
                </c:pt>
                <c:pt idx="216">
                  <c:v>7</c:v>
                </c:pt>
                <c:pt idx="217">
                  <c:v>7</c:v>
                </c:pt>
                <c:pt idx="218">
                  <c:v>7</c:v>
                </c:pt>
                <c:pt idx="219">
                  <c:v>1</c:v>
                </c:pt>
                <c:pt idx="220">
                  <c:v>7</c:v>
                </c:pt>
                <c:pt idx="221">
                  <c:v>6</c:v>
                </c:pt>
                <c:pt idx="222">
                  <c:v>5</c:v>
                </c:pt>
                <c:pt idx="223">
                  <c:v>7</c:v>
                </c:pt>
                <c:pt idx="224">
                  <c:v>1</c:v>
                </c:pt>
                <c:pt idx="225">
                  <c:v>1</c:v>
                </c:pt>
                <c:pt idx="226">
                  <c:v>3</c:v>
                </c:pt>
                <c:pt idx="227">
                  <c:v>7</c:v>
                </c:pt>
                <c:pt idx="228">
                  <c:v>7</c:v>
                </c:pt>
                <c:pt idx="229">
                  <c:v>7</c:v>
                </c:pt>
                <c:pt idx="230">
                  <c:v>5</c:v>
                </c:pt>
                <c:pt idx="231">
                  <c:v>6</c:v>
                </c:pt>
                <c:pt idx="232">
                  <c:v>0</c:v>
                </c:pt>
                <c:pt idx="233">
                  <c:v>1</c:v>
                </c:pt>
                <c:pt idx="234">
                  <c:v>3</c:v>
                </c:pt>
                <c:pt idx="235">
                  <c:v>7</c:v>
                </c:pt>
                <c:pt idx="236">
                  <c:v>3</c:v>
                </c:pt>
                <c:pt idx="237">
                  <c:v>7</c:v>
                </c:pt>
                <c:pt idx="238">
                  <c:v>7</c:v>
                </c:pt>
                <c:pt idx="239">
                  <c:v>1</c:v>
                </c:pt>
                <c:pt idx="240">
                  <c:v>7</c:v>
                </c:pt>
                <c:pt idx="241">
                  <c:v>7</c:v>
                </c:pt>
                <c:pt idx="242">
                  <c:v>7</c:v>
                </c:pt>
              </c:numCache>
            </c:numRef>
          </c:xVal>
          <c:yVal>
            <c:numRef>
              <c:f>'Feature Correlations'!$R$2:$R$244</c:f>
              <c:numCache>
                <c:formatCode>General</c:formatCode>
                <c:ptCount val="243"/>
                <c:pt idx="0">
                  <c:v>5</c:v>
                </c:pt>
                <c:pt idx="1">
                  <c:v>7</c:v>
                </c:pt>
                <c:pt idx="2">
                  <c:v>4</c:v>
                </c:pt>
                <c:pt idx="3">
                  <c:v>8</c:v>
                </c:pt>
                <c:pt idx="4">
                  <c:v>8</c:v>
                </c:pt>
                <c:pt idx="5">
                  <c:v>7</c:v>
                </c:pt>
                <c:pt idx="6">
                  <c:v>4</c:v>
                </c:pt>
                <c:pt idx="7">
                  <c:v>1</c:v>
                </c:pt>
                <c:pt idx="8">
                  <c:v>2</c:v>
                </c:pt>
                <c:pt idx="9">
                  <c:v>1</c:v>
                </c:pt>
                <c:pt idx="10">
                  <c:v>7</c:v>
                </c:pt>
                <c:pt idx="11">
                  <c:v>1</c:v>
                </c:pt>
                <c:pt idx="12">
                  <c:v>7</c:v>
                </c:pt>
                <c:pt idx="13">
                  <c:v>6</c:v>
                </c:pt>
                <c:pt idx="14">
                  <c:v>7</c:v>
                </c:pt>
                <c:pt idx="15">
                  <c:v>7</c:v>
                </c:pt>
                <c:pt idx="16">
                  <c:v>6</c:v>
                </c:pt>
                <c:pt idx="17">
                  <c:v>2</c:v>
                </c:pt>
                <c:pt idx="18">
                  <c:v>1</c:v>
                </c:pt>
                <c:pt idx="19">
                  <c:v>0</c:v>
                </c:pt>
                <c:pt idx="20">
                  <c:v>5</c:v>
                </c:pt>
                <c:pt idx="21">
                  <c:v>3</c:v>
                </c:pt>
                <c:pt idx="22">
                  <c:v>0</c:v>
                </c:pt>
                <c:pt idx="23">
                  <c:v>7</c:v>
                </c:pt>
                <c:pt idx="24">
                  <c:v>7</c:v>
                </c:pt>
                <c:pt idx="25">
                  <c:v>8</c:v>
                </c:pt>
                <c:pt idx="26">
                  <c:v>1</c:v>
                </c:pt>
                <c:pt idx="27">
                  <c:v>8</c:v>
                </c:pt>
                <c:pt idx="28">
                  <c:v>8</c:v>
                </c:pt>
                <c:pt idx="29">
                  <c:v>6</c:v>
                </c:pt>
                <c:pt idx="30">
                  <c:v>1</c:v>
                </c:pt>
                <c:pt idx="31">
                  <c:v>7</c:v>
                </c:pt>
                <c:pt idx="32">
                  <c:v>7</c:v>
                </c:pt>
                <c:pt idx="33">
                  <c:v>2</c:v>
                </c:pt>
                <c:pt idx="34">
                  <c:v>7</c:v>
                </c:pt>
                <c:pt idx="35">
                  <c:v>7</c:v>
                </c:pt>
                <c:pt idx="36">
                  <c:v>7</c:v>
                </c:pt>
                <c:pt idx="37">
                  <c:v>7</c:v>
                </c:pt>
                <c:pt idx="38">
                  <c:v>7</c:v>
                </c:pt>
                <c:pt idx="39">
                  <c:v>1</c:v>
                </c:pt>
                <c:pt idx="40">
                  <c:v>2</c:v>
                </c:pt>
                <c:pt idx="41">
                  <c:v>7</c:v>
                </c:pt>
                <c:pt idx="42">
                  <c:v>4</c:v>
                </c:pt>
                <c:pt idx="43">
                  <c:v>7</c:v>
                </c:pt>
                <c:pt idx="44">
                  <c:v>6</c:v>
                </c:pt>
                <c:pt idx="45">
                  <c:v>7</c:v>
                </c:pt>
                <c:pt idx="46">
                  <c:v>5</c:v>
                </c:pt>
                <c:pt idx="47">
                  <c:v>1</c:v>
                </c:pt>
                <c:pt idx="48">
                  <c:v>1</c:v>
                </c:pt>
                <c:pt idx="49">
                  <c:v>3</c:v>
                </c:pt>
                <c:pt idx="50">
                  <c:v>4</c:v>
                </c:pt>
                <c:pt idx="51">
                  <c:v>8</c:v>
                </c:pt>
                <c:pt idx="52">
                  <c:v>7</c:v>
                </c:pt>
                <c:pt idx="53">
                  <c:v>4</c:v>
                </c:pt>
                <c:pt idx="54">
                  <c:v>7</c:v>
                </c:pt>
                <c:pt idx="55">
                  <c:v>2</c:v>
                </c:pt>
                <c:pt idx="56">
                  <c:v>5</c:v>
                </c:pt>
                <c:pt idx="57">
                  <c:v>7</c:v>
                </c:pt>
                <c:pt idx="58">
                  <c:v>5</c:v>
                </c:pt>
                <c:pt idx="59">
                  <c:v>6</c:v>
                </c:pt>
                <c:pt idx="60">
                  <c:v>7</c:v>
                </c:pt>
                <c:pt idx="61">
                  <c:v>7</c:v>
                </c:pt>
                <c:pt idx="62">
                  <c:v>7</c:v>
                </c:pt>
                <c:pt idx="63">
                  <c:v>7</c:v>
                </c:pt>
                <c:pt idx="64">
                  <c:v>2</c:v>
                </c:pt>
                <c:pt idx="65">
                  <c:v>6</c:v>
                </c:pt>
                <c:pt idx="66">
                  <c:v>8</c:v>
                </c:pt>
                <c:pt idx="67">
                  <c:v>4</c:v>
                </c:pt>
                <c:pt idx="68">
                  <c:v>1</c:v>
                </c:pt>
                <c:pt idx="69">
                  <c:v>7</c:v>
                </c:pt>
                <c:pt idx="70">
                  <c:v>7</c:v>
                </c:pt>
                <c:pt idx="71">
                  <c:v>8</c:v>
                </c:pt>
                <c:pt idx="72">
                  <c:v>5</c:v>
                </c:pt>
                <c:pt idx="73">
                  <c:v>7</c:v>
                </c:pt>
                <c:pt idx="74">
                  <c:v>1</c:v>
                </c:pt>
                <c:pt idx="75">
                  <c:v>2</c:v>
                </c:pt>
                <c:pt idx="76">
                  <c:v>7</c:v>
                </c:pt>
                <c:pt idx="77">
                  <c:v>3</c:v>
                </c:pt>
                <c:pt idx="78">
                  <c:v>7</c:v>
                </c:pt>
                <c:pt idx="79">
                  <c:v>8</c:v>
                </c:pt>
                <c:pt idx="80">
                  <c:v>7</c:v>
                </c:pt>
                <c:pt idx="81">
                  <c:v>7</c:v>
                </c:pt>
                <c:pt idx="82">
                  <c:v>7</c:v>
                </c:pt>
                <c:pt idx="83">
                  <c:v>7</c:v>
                </c:pt>
                <c:pt idx="84">
                  <c:v>7</c:v>
                </c:pt>
                <c:pt idx="85">
                  <c:v>2</c:v>
                </c:pt>
                <c:pt idx="86">
                  <c:v>7</c:v>
                </c:pt>
                <c:pt idx="87">
                  <c:v>7</c:v>
                </c:pt>
                <c:pt idx="88">
                  <c:v>1</c:v>
                </c:pt>
                <c:pt idx="89">
                  <c:v>1</c:v>
                </c:pt>
                <c:pt idx="90">
                  <c:v>3</c:v>
                </c:pt>
                <c:pt idx="91">
                  <c:v>0</c:v>
                </c:pt>
                <c:pt idx="92">
                  <c:v>0</c:v>
                </c:pt>
                <c:pt idx="93">
                  <c:v>1</c:v>
                </c:pt>
                <c:pt idx="94">
                  <c:v>3</c:v>
                </c:pt>
                <c:pt idx="95">
                  <c:v>6</c:v>
                </c:pt>
                <c:pt idx="96">
                  <c:v>1</c:v>
                </c:pt>
                <c:pt idx="97">
                  <c:v>7</c:v>
                </c:pt>
                <c:pt idx="98">
                  <c:v>6</c:v>
                </c:pt>
                <c:pt idx="99">
                  <c:v>7</c:v>
                </c:pt>
                <c:pt idx="100">
                  <c:v>5</c:v>
                </c:pt>
                <c:pt idx="101">
                  <c:v>6</c:v>
                </c:pt>
                <c:pt idx="102">
                  <c:v>7</c:v>
                </c:pt>
                <c:pt idx="103">
                  <c:v>7</c:v>
                </c:pt>
                <c:pt idx="104">
                  <c:v>7</c:v>
                </c:pt>
                <c:pt idx="105">
                  <c:v>7</c:v>
                </c:pt>
                <c:pt idx="106">
                  <c:v>7</c:v>
                </c:pt>
                <c:pt idx="107">
                  <c:v>7</c:v>
                </c:pt>
                <c:pt idx="108">
                  <c:v>6</c:v>
                </c:pt>
                <c:pt idx="109">
                  <c:v>7</c:v>
                </c:pt>
                <c:pt idx="110">
                  <c:v>6</c:v>
                </c:pt>
                <c:pt idx="111">
                  <c:v>7</c:v>
                </c:pt>
                <c:pt idx="112">
                  <c:v>7</c:v>
                </c:pt>
                <c:pt idx="113">
                  <c:v>7</c:v>
                </c:pt>
                <c:pt idx="114">
                  <c:v>7</c:v>
                </c:pt>
                <c:pt idx="115">
                  <c:v>7</c:v>
                </c:pt>
                <c:pt idx="116">
                  <c:v>7</c:v>
                </c:pt>
                <c:pt idx="117">
                  <c:v>5</c:v>
                </c:pt>
                <c:pt idx="118">
                  <c:v>2</c:v>
                </c:pt>
                <c:pt idx="119">
                  <c:v>0</c:v>
                </c:pt>
                <c:pt idx="120">
                  <c:v>7</c:v>
                </c:pt>
                <c:pt idx="121">
                  <c:v>2</c:v>
                </c:pt>
                <c:pt idx="122">
                  <c:v>7</c:v>
                </c:pt>
                <c:pt idx="123">
                  <c:v>8</c:v>
                </c:pt>
                <c:pt idx="124">
                  <c:v>5</c:v>
                </c:pt>
                <c:pt idx="125">
                  <c:v>1</c:v>
                </c:pt>
                <c:pt idx="126">
                  <c:v>6</c:v>
                </c:pt>
                <c:pt idx="127">
                  <c:v>7</c:v>
                </c:pt>
                <c:pt idx="128">
                  <c:v>3</c:v>
                </c:pt>
                <c:pt idx="129">
                  <c:v>7</c:v>
                </c:pt>
                <c:pt idx="130">
                  <c:v>7</c:v>
                </c:pt>
                <c:pt idx="131">
                  <c:v>1</c:v>
                </c:pt>
                <c:pt idx="132">
                  <c:v>8</c:v>
                </c:pt>
                <c:pt idx="133">
                  <c:v>3</c:v>
                </c:pt>
                <c:pt idx="134">
                  <c:v>6</c:v>
                </c:pt>
                <c:pt idx="135">
                  <c:v>7</c:v>
                </c:pt>
                <c:pt idx="136">
                  <c:v>6</c:v>
                </c:pt>
                <c:pt idx="137">
                  <c:v>7</c:v>
                </c:pt>
                <c:pt idx="138">
                  <c:v>7</c:v>
                </c:pt>
                <c:pt idx="139">
                  <c:v>7</c:v>
                </c:pt>
                <c:pt idx="140">
                  <c:v>1</c:v>
                </c:pt>
                <c:pt idx="141">
                  <c:v>0</c:v>
                </c:pt>
                <c:pt idx="142">
                  <c:v>3</c:v>
                </c:pt>
                <c:pt idx="143">
                  <c:v>6</c:v>
                </c:pt>
                <c:pt idx="144">
                  <c:v>8</c:v>
                </c:pt>
                <c:pt idx="145">
                  <c:v>7</c:v>
                </c:pt>
                <c:pt idx="146">
                  <c:v>7</c:v>
                </c:pt>
                <c:pt idx="147">
                  <c:v>7</c:v>
                </c:pt>
                <c:pt idx="148">
                  <c:v>5</c:v>
                </c:pt>
                <c:pt idx="150">
                  <c:v>2</c:v>
                </c:pt>
                <c:pt idx="151">
                  <c:v>7</c:v>
                </c:pt>
                <c:pt idx="152">
                  <c:v>5</c:v>
                </c:pt>
                <c:pt idx="153">
                  <c:v>5</c:v>
                </c:pt>
                <c:pt idx="154">
                  <c:v>7</c:v>
                </c:pt>
                <c:pt idx="155">
                  <c:v>7</c:v>
                </c:pt>
                <c:pt idx="156">
                  <c:v>5</c:v>
                </c:pt>
                <c:pt idx="157">
                  <c:v>7</c:v>
                </c:pt>
                <c:pt idx="158">
                  <c:v>7</c:v>
                </c:pt>
                <c:pt idx="159">
                  <c:v>8</c:v>
                </c:pt>
                <c:pt idx="160">
                  <c:v>7</c:v>
                </c:pt>
                <c:pt idx="161">
                  <c:v>7</c:v>
                </c:pt>
                <c:pt idx="162">
                  <c:v>7</c:v>
                </c:pt>
                <c:pt idx="163">
                  <c:v>7</c:v>
                </c:pt>
                <c:pt idx="164">
                  <c:v>6</c:v>
                </c:pt>
                <c:pt idx="165">
                  <c:v>7</c:v>
                </c:pt>
                <c:pt idx="166">
                  <c:v>7</c:v>
                </c:pt>
                <c:pt idx="167">
                  <c:v>7</c:v>
                </c:pt>
                <c:pt idx="168">
                  <c:v>7</c:v>
                </c:pt>
                <c:pt idx="169">
                  <c:v>6</c:v>
                </c:pt>
                <c:pt idx="170">
                  <c:v>2</c:v>
                </c:pt>
                <c:pt idx="171">
                  <c:v>1</c:v>
                </c:pt>
                <c:pt idx="172">
                  <c:v>7</c:v>
                </c:pt>
                <c:pt idx="173">
                  <c:v>7</c:v>
                </c:pt>
                <c:pt idx="174">
                  <c:v>7</c:v>
                </c:pt>
                <c:pt idx="175">
                  <c:v>7</c:v>
                </c:pt>
                <c:pt idx="176">
                  <c:v>3</c:v>
                </c:pt>
                <c:pt idx="177">
                  <c:v>5</c:v>
                </c:pt>
                <c:pt idx="178">
                  <c:v>1</c:v>
                </c:pt>
                <c:pt idx="179">
                  <c:v>2</c:v>
                </c:pt>
                <c:pt idx="180">
                  <c:v>1</c:v>
                </c:pt>
                <c:pt idx="181">
                  <c:v>1</c:v>
                </c:pt>
                <c:pt idx="182">
                  <c:v>7</c:v>
                </c:pt>
                <c:pt idx="183">
                  <c:v>5</c:v>
                </c:pt>
                <c:pt idx="184">
                  <c:v>7</c:v>
                </c:pt>
                <c:pt idx="185">
                  <c:v>7</c:v>
                </c:pt>
                <c:pt idx="186">
                  <c:v>7</c:v>
                </c:pt>
                <c:pt idx="187">
                  <c:v>7</c:v>
                </c:pt>
                <c:pt idx="188">
                  <c:v>6</c:v>
                </c:pt>
                <c:pt idx="189">
                  <c:v>2</c:v>
                </c:pt>
                <c:pt idx="190">
                  <c:v>1</c:v>
                </c:pt>
                <c:pt idx="191">
                  <c:v>7</c:v>
                </c:pt>
                <c:pt idx="192">
                  <c:v>1</c:v>
                </c:pt>
                <c:pt idx="193">
                  <c:v>7</c:v>
                </c:pt>
                <c:pt idx="194">
                  <c:v>7</c:v>
                </c:pt>
                <c:pt idx="195">
                  <c:v>4</c:v>
                </c:pt>
                <c:pt idx="196">
                  <c:v>5</c:v>
                </c:pt>
                <c:pt idx="197">
                  <c:v>7</c:v>
                </c:pt>
                <c:pt idx="198">
                  <c:v>7</c:v>
                </c:pt>
                <c:pt idx="199">
                  <c:v>7</c:v>
                </c:pt>
                <c:pt idx="200">
                  <c:v>8</c:v>
                </c:pt>
                <c:pt idx="201">
                  <c:v>6</c:v>
                </c:pt>
                <c:pt idx="202">
                  <c:v>7</c:v>
                </c:pt>
                <c:pt idx="203">
                  <c:v>7</c:v>
                </c:pt>
                <c:pt idx="204">
                  <c:v>5</c:v>
                </c:pt>
                <c:pt idx="205">
                  <c:v>7</c:v>
                </c:pt>
                <c:pt idx="206">
                  <c:v>7</c:v>
                </c:pt>
                <c:pt idx="207">
                  <c:v>7</c:v>
                </c:pt>
                <c:pt idx="208">
                  <c:v>7</c:v>
                </c:pt>
                <c:pt idx="209">
                  <c:v>1</c:v>
                </c:pt>
                <c:pt idx="210">
                  <c:v>7</c:v>
                </c:pt>
                <c:pt idx="211">
                  <c:v>6</c:v>
                </c:pt>
                <c:pt idx="212">
                  <c:v>3</c:v>
                </c:pt>
                <c:pt idx="213">
                  <c:v>3</c:v>
                </c:pt>
                <c:pt idx="214">
                  <c:v>6</c:v>
                </c:pt>
                <c:pt idx="215">
                  <c:v>7</c:v>
                </c:pt>
                <c:pt idx="216">
                  <c:v>7</c:v>
                </c:pt>
                <c:pt idx="217">
                  <c:v>8</c:v>
                </c:pt>
                <c:pt idx="218">
                  <c:v>7</c:v>
                </c:pt>
                <c:pt idx="219">
                  <c:v>7</c:v>
                </c:pt>
                <c:pt idx="220">
                  <c:v>6</c:v>
                </c:pt>
                <c:pt idx="221">
                  <c:v>6</c:v>
                </c:pt>
                <c:pt idx="222">
                  <c:v>8</c:v>
                </c:pt>
                <c:pt idx="223">
                  <c:v>7</c:v>
                </c:pt>
                <c:pt idx="224">
                  <c:v>3</c:v>
                </c:pt>
                <c:pt idx="225">
                  <c:v>6</c:v>
                </c:pt>
                <c:pt idx="226">
                  <c:v>2</c:v>
                </c:pt>
                <c:pt idx="227">
                  <c:v>7</c:v>
                </c:pt>
                <c:pt idx="228">
                  <c:v>7</c:v>
                </c:pt>
                <c:pt idx="229">
                  <c:v>7</c:v>
                </c:pt>
                <c:pt idx="230">
                  <c:v>2</c:v>
                </c:pt>
                <c:pt idx="231">
                  <c:v>3</c:v>
                </c:pt>
                <c:pt idx="232">
                  <c:v>4</c:v>
                </c:pt>
                <c:pt idx="233">
                  <c:v>1</c:v>
                </c:pt>
                <c:pt idx="234">
                  <c:v>5</c:v>
                </c:pt>
                <c:pt idx="235">
                  <c:v>6</c:v>
                </c:pt>
                <c:pt idx="236">
                  <c:v>6</c:v>
                </c:pt>
                <c:pt idx="237">
                  <c:v>7</c:v>
                </c:pt>
                <c:pt idx="238">
                  <c:v>7</c:v>
                </c:pt>
                <c:pt idx="239">
                  <c:v>3</c:v>
                </c:pt>
                <c:pt idx="240">
                  <c:v>7</c:v>
                </c:pt>
                <c:pt idx="241">
                  <c:v>1</c:v>
                </c:pt>
                <c:pt idx="242">
                  <c:v>6</c:v>
                </c:pt>
              </c:numCache>
            </c:numRef>
          </c:yVal>
          <c:smooth val="0"/>
          <c:extLst>
            <c:ext xmlns:c16="http://schemas.microsoft.com/office/drawing/2014/chart" uri="{C3380CC4-5D6E-409C-BE32-E72D297353CC}">
              <c16:uniqueId val="{00000001-5A02-4D25-8B4B-DD96618223B2}"/>
            </c:ext>
          </c:extLst>
        </c:ser>
        <c:dLbls>
          <c:showLegendKey val="0"/>
          <c:showVal val="0"/>
          <c:showCatName val="0"/>
          <c:showSerName val="0"/>
          <c:showPercent val="0"/>
          <c:showBubbleSize val="0"/>
        </c:dLbls>
        <c:axId val="425309384"/>
        <c:axId val="416482504"/>
      </c:scatterChart>
      <c:valAx>
        <c:axId val="42530938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6482504"/>
        <c:crosses val="autoZero"/>
        <c:crossBetween val="midCat"/>
      </c:valAx>
      <c:valAx>
        <c:axId val="416482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530938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Max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36067366579183"/>
                  <c:y val="-5.0462962962962961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rendlineLbl>
          </c:trendline>
          <c:xVal>
            <c:numRef>
              <c:f>'Feature Correlations'!$C$2:$C$244</c:f>
              <c:numCache>
                <c:formatCode>General</c:formatCode>
                <c:ptCount val="243"/>
                <c:pt idx="0">
                  <c:v>29.9</c:v>
                </c:pt>
                <c:pt idx="1">
                  <c:v>29</c:v>
                </c:pt>
                <c:pt idx="2">
                  <c:v>26.2</c:v>
                </c:pt>
                <c:pt idx="3">
                  <c:v>18.600000000000001</c:v>
                </c:pt>
                <c:pt idx="4">
                  <c:v>19.100000000000001</c:v>
                </c:pt>
                <c:pt idx="5">
                  <c:v>19.2</c:v>
                </c:pt>
                <c:pt idx="6">
                  <c:v>25.7</c:v>
                </c:pt>
                <c:pt idx="7">
                  <c:v>24.3</c:v>
                </c:pt>
                <c:pt idx="8">
                  <c:v>27.9</c:v>
                </c:pt>
                <c:pt idx="9">
                  <c:v>33.5</c:v>
                </c:pt>
                <c:pt idx="10">
                  <c:v>36.700000000000003</c:v>
                </c:pt>
                <c:pt idx="11">
                  <c:v>21.6</c:v>
                </c:pt>
                <c:pt idx="12">
                  <c:v>27</c:v>
                </c:pt>
                <c:pt idx="13">
                  <c:v>22.2</c:v>
                </c:pt>
                <c:pt idx="14">
                  <c:v>20.6</c:v>
                </c:pt>
                <c:pt idx="15">
                  <c:v>20.100000000000001</c:v>
                </c:pt>
                <c:pt idx="16">
                  <c:v>20.2</c:v>
                </c:pt>
                <c:pt idx="17">
                  <c:v>22.6</c:v>
                </c:pt>
                <c:pt idx="18">
                  <c:v>18.899999999999999</c:v>
                </c:pt>
                <c:pt idx="19">
                  <c:v>22.6</c:v>
                </c:pt>
                <c:pt idx="20">
                  <c:v>31.6</c:v>
                </c:pt>
                <c:pt idx="21">
                  <c:v>25</c:v>
                </c:pt>
                <c:pt idx="22">
                  <c:v>26.7</c:v>
                </c:pt>
                <c:pt idx="23">
                  <c:v>37.799999999999997</c:v>
                </c:pt>
                <c:pt idx="24">
                  <c:v>39.200000000000003</c:v>
                </c:pt>
                <c:pt idx="25">
                  <c:v>19.3</c:v>
                </c:pt>
                <c:pt idx="26">
                  <c:v>25.8</c:v>
                </c:pt>
                <c:pt idx="27">
                  <c:v>25.5</c:v>
                </c:pt>
                <c:pt idx="28">
                  <c:v>21.6</c:v>
                </c:pt>
                <c:pt idx="29">
                  <c:v>21.9</c:v>
                </c:pt>
                <c:pt idx="30">
                  <c:v>21.8</c:v>
                </c:pt>
                <c:pt idx="31">
                  <c:v>20.3</c:v>
                </c:pt>
                <c:pt idx="32">
                  <c:v>19.3</c:v>
                </c:pt>
                <c:pt idx="33">
                  <c:v>25.9</c:v>
                </c:pt>
                <c:pt idx="34">
                  <c:v>30.6</c:v>
                </c:pt>
                <c:pt idx="35">
                  <c:v>29.8</c:v>
                </c:pt>
                <c:pt idx="36">
                  <c:v>25.4</c:v>
                </c:pt>
                <c:pt idx="37">
                  <c:v>19.2</c:v>
                </c:pt>
                <c:pt idx="38">
                  <c:v>19.2</c:v>
                </c:pt>
                <c:pt idx="39">
                  <c:v>25.2</c:v>
                </c:pt>
                <c:pt idx="40">
                  <c:v>31.5</c:v>
                </c:pt>
                <c:pt idx="41">
                  <c:v>32.799999999999997</c:v>
                </c:pt>
                <c:pt idx="42">
                  <c:v>23.3</c:v>
                </c:pt>
                <c:pt idx="43">
                  <c:v>20.8</c:v>
                </c:pt>
                <c:pt idx="44">
                  <c:v>20</c:v>
                </c:pt>
                <c:pt idx="45">
                  <c:v>24.6</c:v>
                </c:pt>
                <c:pt idx="46">
                  <c:v>31.3</c:v>
                </c:pt>
                <c:pt idx="47">
                  <c:v>28.8</c:v>
                </c:pt>
                <c:pt idx="48">
                  <c:v>31.8</c:v>
                </c:pt>
                <c:pt idx="49">
                  <c:v>32.6</c:v>
                </c:pt>
                <c:pt idx="50">
                  <c:v>23.8</c:v>
                </c:pt>
                <c:pt idx="51">
                  <c:v>20.6</c:v>
                </c:pt>
                <c:pt idx="52">
                  <c:v>21.8</c:v>
                </c:pt>
                <c:pt idx="53">
                  <c:v>19.2</c:v>
                </c:pt>
                <c:pt idx="54">
                  <c:v>20.2</c:v>
                </c:pt>
                <c:pt idx="55">
                  <c:v>24.3</c:v>
                </c:pt>
                <c:pt idx="56">
                  <c:v>19.7</c:v>
                </c:pt>
                <c:pt idx="57">
                  <c:v>18.600000000000001</c:v>
                </c:pt>
                <c:pt idx="58">
                  <c:v>26.7</c:v>
                </c:pt>
                <c:pt idx="59">
                  <c:v>21.7</c:v>
                </c:pt>
                <c:pt idx="60">
                  <c:v>18.100000000000001</c:v>
                </c:pt>
                <c:pt idx="61">
                  <c:v>17.7</c:v>
                </c:pt>
                <c:pt idx="62">
                  <c:v>21.4</c:v>
                </c:pt>
                <c:pt idx="63">
                  <c:v>18</c:v>
                </c:pt>
                <c:pt idx="64">
                  <c:v>19.399999999999999</c:v>
                </c:pt>
                <c:pt idx="65">
                  <c:v>28.5</c:v>
                </c:pt>
                <c:pt idx="66">
                  <c:v>19.600000000000001</c:v>
                </c:pt>
                <c:pt idx="67">
                  <c:v>19.600000000000001</c:v>
                </c:pt>
                <c:pt idx="68">
                  <c:v>20.100000000000001</c:v>
                </c:pt>
                <c:pt idx="69">
                  <c:v>24.7</c:v>
                </c:pt>
                <c:pt idx="70">
                  <c:v>30.3</c:v>
                </c:pt>
                <c:pt idx="71">
                  <c:v>27.2</c:v>
                </c:pt>
                <c:pt idx="72">
                  <c:v>17.7</c:v>
                </c:pt>
                <c:pt idx="73">
                  <c:v>22.2</c:v>
                </c:pt>
                <c:pt idx="74">
                  <c:v>20.6</c:v>
                </c:pt>
                <c:pt idx="75">
                  <c:v>26.4</c:v>
                </c:pt>
                <c:pt idx="76">
                  <c:v>24.9</c:v>
                </c:pt>
                <c:pt idx="77">
                  <c:v>26.1</c:v>
                </c:pt>
                <c:pt idx="78">
                  <c:v>26</c:v>
                </c:pt>
                <c:pt idx="79">
                  <c:v>21.7</c:v>
                </c:pt>
                <c:pt idx="80">
                  <c:v>24.2</c:v>
                </c:pt>
                <c:pt idx="81">
                  <c:v>22</c:v>
                </c:pt>
                <c:pt idx="82">
                  <c:v>20.3</c:v>
                </c:pt>
                <c:pt idx="83">
                  <c:v>21.1</c:v>
                </c:pt>
                <c:pt idx="84">
                  <c:v>22</c:v>
                </c:pt>
                <c:pt idx="85">
                  <c:v>21.3</c:v>
                </c:pt>
                <c:pt idx="86">
                  <c:v>20.2</c:v>
                </c:pt>
                <c:pt idx="87">
                  <c:v>18.2</c:v>
                </c:pt>
                <c:pt idx="88">
                  <c:v>18.899999999999999</c:v>
                </c:pt>
                <c:pt idx="89">
                  <c:v>22.8</c:v>
                </c:pt>
                <c:pt idx="90">
                  <c:v>29.9</c:v>
                </c:pt>
                <c:pt idx="91">
                  <c:v>30.6</c:v>
                </c:pt>
                <c:pt idx="92">
                  <c:v>31.6</c:v>
                </c:pt>
                <c:pt idx="93">
                  <c:v>24.5</c:v>
                </c:pt>
                <c:pt idx="94">
                  <c:v>19</c:v>
                </c:pt>
                <c:pt idx="95">
                  <c:v>20.2</c:v>
                </c:pt>
                <c:pt idx="96">
                  <c:v>23</c:v>
                </c:pt>
                <c:pt idx="97">
                  <c:v>29.3</c:v>
                </c:pt>
                <c:pt idx="98">
                  <c:v>17.3</c:v>
                </c:pt>
                <c:pt idx="99">
                  <c:v>18.3</c:v>
                </c:pt>
                <c:pt idx="100">
                  <c:v>14.5</c:v>
                </c:pt>
                <c:pt idx="101">
                  <c:v>16.8</c:v>
                </c:pt>
                <c:pt idx="102">
                  <c:v>20</c:v>
                </c:pt>
                <c:pt idx="103">
                  <c:v>20.8</c:v>
                </c:pt>
                <c:pt idx="104">
                  <c:v>20.2</c:v>
                </c:pt>
                <c:pt idx="105">
                  <c:v>15.1</c:v>
                </c:pt>
                <c:pt idx="106">
                  <c:v>17.7</c:v>
                </c:pt>
                <c:pt idx="107">
                  <c:v>18.8</c:v>
                </c:pt>
                <c:pt idx="108">
                  <c:v>20.6</c:v>
                </c:pt>
                <c:pt idx="109">
                  <c:v>18.7</c:v>
                </c:pt>
                <c:pt idx="110">
                  <c:v>14.9</c:v>
                </c:pt>
                <c:pt idx="111">
                  <c:v>17</c:v>
                </c:pt>
                <c:pt idx="112">
                  <c:v>17.3</c:v>
                </c:pt>
                <c:pt idx="113">
                  <c:v>18.3</c:v>
                </c:pt>
                <c:pt idx="114">
                  <c:v>17.8</c:v>
                </c:pt>
                <c:pt idx="115">
                  <c:v>17.899999999999999</c:v>
                </c:pt>
                <c:pt idx="116">
                  <c:v>16.600000000000001</c:v>
                </c:pt>
                <c:pt idx="117">
                  <c:v>16.899999999999999</c:v>
                </c:pt>
                <c:pt idx="118">
                  <c:v>18.399999999999999</c:v>
                </c:pt>
                <c:pt idx="119">
                  <c:v>24.4</c:v>
                </c:pt>
                <c:pt idx="120">
                  <c:v>24.6</c:v>
                </c:pt>
                <c:pt idx="121">
                  <c:v>26</c:v>
                </c:pt>
                <c:pt idx="122">
                  <c:v>18.2</c:v>
                </c:pt>
                <c:pt idx="123">
                  <c:v>15.5</c:v>
                </c:pt>
                <c:pt idx="124">
                  <c:v>17.3</c:v>
                </c:pt>
                <c:pt idx="125">
                  <c:v>22.2</c:v>
                </c:pt>
                <c:pt idx="126">
                  <c:v>21.5</c:v>
                </c:pt>
                <c:pt idx="127">
                  <c:v>19.8</c:v>
                </c:pt>
                <c:pt idx="128">
                  <c:v>20.5</c:v>
                </c:pt>
                <c:pt idx="129">
                  <c:v>16.899999999999999</c:v>
                </c:pt>
                <c:pt idx="130">
                  <c:v>16.3</c:v>
                </c:pt>
                <c:pt idx="131">
                  <c:v>18.5</c:v>
                </c:pt>
                <c:pt idx="132">
                  <c:v>17.600000000000001</c:v>
                </c:pt>
                <c:pt idx="133">
                  <c:v>15.6</c:v>
                </c:pt>
                <c:pt idx="134">
                  <c:v>12.9</c:v>
                </c:pt>
                <c:pt idx="135">
                  <c:v>15.5</c:v>
                </c:pt>
                <c:pt idx="136">
                  <c:v>15.4</c:v>
                </c:pt>
                <c:pt idx="137">
                  <c:v>16</c:v>
                </c:pt>
                <c:pt idx="138">
                  <c:v>18.5</c:v>
                </c:pt>
                <c:pt idx="139">
                  <c:v>17</c:v>
                </c:pt>
                <c:pt idx="140">
                  <c:v>17.7</c:v>
                </c:pt>
                <c:pt idx="141">
                  <c:v>19.2</c:v>
                </c:pt>
                <c:pt idx="142">
                  <c:v>20.2</c:v>
                </c:pt>
                <c:pt idx="143">
                  <c:v>19.899999999999999</c:v>
                </c:pt>
                <c:pt idx="144">
                  <c:v>20.9</c:v>
                </c:pt>
                <c:pt idx="145">
                  <c:v>14.7</c:v>
                </c:pt>
                <c:pt idx="146">
                  <c:v>15</c:v>
                </c:pt>
                <c:pt idx="147">
                  <c:v>13.8</c:v>
                </c:pt>
                <c:pt idx="148">
                  <c:v>13.1</c:v>
                </c:pt>
                <c:pt idx="149">
                  <c:v>14.5</c:v>
                </c:pt>
                <c:pt idx="150">
                  <c:v>16.100000000000001</c:v>
                </c:pt>
                <c:pt idx="151">
                  <c:v>15.7</c:v>
                </c:pt>
                <c:pt idx="152">
                  <c:v>19.600000000000001</c:v>
                </c:pt>
                <c:pt idx="153">
                  <c:v>16.899999999999999</c:v>
                </c:pt>
                <c:pt idx="154">
                  <c:v>13.6</c:v>
                </c:pt>
                <c:pt idx="155">
                  <c:v>12.9</c:v>
                </c:pt>
                <c:pt idx="156">
                  <c:v>14.7</c:v>
                </c:pt>
                <c:pt idx="157">
                  <c:v>17.2</c:v>
                </c:pt>
                <c:pt idx="158">
                  <c:v>13.2</c:v>
                </c:pt>
                <c:pt idx="159">
                  <c:v>14.7</c:v>
                </c:pt>
                <c:pt idx="160">
                  <c:v>15.1</c:v>
                </c:pt>
                <c:pt idx="161">
                  <c:v>15</c:v>
                </c:pt>
                <c:pt idx="162">
                  <c:v>16.5</c:v>
                </c:pt>
                <c:pt idx="163">
                  <c:v>15.9</c:v>
                </c:pt>
                <c:pt idx="164">
                  <c:v>16.399999999999999</c:v>
                </c:pt>
                <c:pt idx="165">
                  <c:v>15.6</c:v>
                </c:pt>
                <c:pt idx="166">
                  <c:v>16</c:v>
                </c:pt>
                <c:pt idx="167">
                  <c:v>12.9</c:v>
                </c:pt>
                <c:pt idx="168">
                  <c:v>13.2</c:v>
                </c:pt>
                <c:pt idx="169">
                  <c:v>16.2</c:v>
                </c:pt>
                <c:pt idx="170">
                  <c:v>14.5</c:v>
                </c:pt>
                <c:pt idx="171">
                  <c:v>15.4</c:v>
                </c:pt>
                <c:pt idx="172">
                  <c:v>16.3</c:v>
                </c:pt>
                <c:pt idx="173">
                  <c:v>15.3</c:v>
                </c:pt>
                <c:pt idx="174">
                  <c:v>16.7</c:v>
                </c:pt>
                <c:pt idx="175">
                  <c:v>13.2</c:v>
                </c:pt>
                <c:pt idx="176">
                  <c:v>13.4</c:v>
                </c:pt>
                <c:pt idx="177">
                  <c:v>15.3</c:v>
                </c:pt>
                <c:pt idx="178">
                  <c:v>15.1</c:v>
                </c:pt>
                <c:pt idx="179">
                  <c:v>16.7</c:v>
                </c:pt>
                <c:pt idx="180">
                  <c:v>16.899999999999999</c:v>
                </c:pt>
                <c:pt idx="181">
                  <c:v>17.2</c:v>
                </c:pt>
                <c:pt idx="182">
                  <c:v>14.5</c:v>
                </c:pt>
                <c:pt idx="183">
                  <c:v>10.6</c:v>
                </c:pt>
                <c:pt idx="184">
                  <c:v>13.1</c:v>
                </c:pt>
                <c:pt idx="185">
                  <c:v>13.1</c:v>
                </c:pt>
                <c:pt idx="186">
                  <c:v>13.2</c:v>
                </c:pt>
                <c:pt idx="187">
                  <c:v>13.1</c:v>
                </c:pt>
                <c:pt idx="189">
                  <c:v>12</c:v>
                </c:pt>
                <c:pt idx="190">
                  <c:v>14.2</c:v>
                </c:pt>
                <c:pt idx="191">
                  <c:v>16.100000000000001</c:v>
                </c:pt>
                <c:pt idx="192">
                  <c:v>16.100000000000001</c:v>
                </c:pt>
                <c:pt idx="193">
                  <c:v>14.4</c:v>
                </c:pt>
                <c:pt idx="194">
                  <c:v>13.9</c:v>
                </c:pt>
                <c:pt idx="195">
                  <c:v>17.100000000000001</c:v>
                </c:pt>
                <c:pt idx="196">
                  <c:v>15.2</c:v>
                </c:pt>
                <c:pt idx="197">
                  <c:v>13.7</c:v>
                </c:pt>
                <c:pt idx="198">
                  <c:v>14.2</c:v>
                </c:pt>
                <c:pt idx="199">
                  <c:v>13</c:v>
                </c:pt>
                <c:pt idx="200">
                  <c:v>11.4</c:v>
                </c:pt>
                <c:pt idx="201">
                  <c:v>13.6</c:v>
                </c:pt>
                <c:pt idx="202">
                  <c:v>11.8</c:v>
                </c:pt>
                <c:pt idx="203">
                  <c:v>11.3</c:v>
                </c:pt>
                <c:pt idx="204">
                  <c:v>14.4</c:v>
                </c:pt>
                <c:pt idx="205">
                  <c:v>13</c:v>
                </c:pt>
                <c:pt idx="206">
                  <c:v>16.399999999999999</c:v>
                </c:pt>
                <c:pt idx="207">
                  <c:v>17.100000000000001</c:v>
                </c:pt>
                <c:pt idx="208">
                  <c:v>16.8</c:v>
                </c:pt>
                <c:pt idx="209">
                  <c:v>15.4</c:v>
                </c:pt>
                <c:pt idx="210">
                  <c:v>14.9</c:v>
                </c:pt>
                <c:pt idx="211">
                  <c:v>18.100000000000001</c:v>
                </c:pt>
                <c:pt idx="212">
                  <c:v>15.7</c:v>
                </c:pt>
                <c:pt idx="213">
                  <c:v>15.4</c:v>
                </c:pt>
                <c:pt idx="214">
                  <c:v>14.5</c:v>
                </c:pt>
                <c:pt idx="215">
                  <c:v>14.5</c:v>
                </c:pt>
                <c:pt idx="216">
                  <c:v>15.8</c:v>
                </c:pt>
                <c:pt idx="217">
                  <c:v>14.2</c:v>
                </c:pt>
                <c:pt idx="218">
                  <c:v>15.5</c:v>
                </c:pt>
                <c:pt idx="219">
                  <c:v>16.399999999999999</c:v>
                </c:pt>
                <c:pt idx="220">
                  <c:v>16.399999999999999</c:v>
                </c:pt>
                <c:pt idx="221">
                  <c:v>17.7</c:v>
                </c:pt>
                <c:pt idx="222">
                  <c:v>19.2</c:v>
                </c:pt>
                <c:pt idx="223">
                  <c:v>16.600000000000001</c:v>
                </c:pt>
                <c:pt idx="224">
                  <c:v>17.600000000000001</c:v>
                </c:pt>
                <c:pt idx="225">
                  <c:v>18.399999999999999</c:v>
                </c:pt>
                <c:pt idx="226">
                  <c:v>19</c:v>
                </c:pt>
                <c:pt idx="227">
                  <c:v>14.4</c:v>
                </c:pt>
                <c:pt idx="228">
                  <c:v>13.9</c:v>
                </c:pt>
                <c:pt idx="229">
                  <c:v>15.5</c:v>
                </c:pt>
                <c:pt idx="230">
                  <c:v>17.399999999999999</c:v>
                </c:pt>
                <c:pt idx="231">
                  <c:v>17.3</c:v>
                </c:pt>
                <c:pt idx="232">
                  <c:v>20</c:v>
                </c:pt>
                <c:pt idx="233">
                  <c:v>22.2</c:v>
                </c:pt>
                <c:pt idx="234">
                  <c:v>14.3</c:v>
                </c:pt>
                <c:pt idx="235">
                  <c:v>13.1</c:v>
                </c:pt>
                <c:pt idx="236">
                  <c:v>14.1</c:v>
                </c:pt>
                <c:pt idx="237">
                  <c:v>12.9</c:v>
                </c:pt>
                <c:pt idx="238">
                  <c:v>13.6</c:v>
                </c:pt>
                <c:pt idx="239">
                  <c:v>17.8</c:v>
                </c:pt>
                <c:pt idx="240">
                  <c:v>16.2</c:v>
                </c:pt>
                <c:pt idx="241">
                  <c:v>17.600000000000001</c:v>
                </c:pt>
                <c:pt idx="242">
                  <c:v>20.100000000000001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6644-4DB6-BA4C-BB4DF4C55DE7}"/>
            </c:ext>
          </c:extLst>
        </c:ser>
        <c:dLbls>
          <c:showLegendKey val="0"/>
          <c:showVal val="0"/>
          <c:showCatName val="0"/>
          <c:showSerName val="0"/>
          <c:showPercent val="0"/>
          <c:showBubbleSize val="0"/>
        </c:dLbls>
        <c:axId val="416480936"/>
        <c:axId val="416484072"/>
      </c:scatterChart>
      <c:valAx>
        <c:axId val="416480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6484072"/>
        <c:crosses val="autoZero"/>
        <c:crossBetween val="midCat"/>
      </c:valAx>
      <c:valAx>
        <c:axId val="41648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648093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90B2-4E13-AD06-969250A2C65D}"/>
            </c:ext>
          </c:extLst>
        </c:ser>
        <c:dLbls>
          <c:showLegendKey val="0"/>
          <c:showVal val="0"/>
          <c:showCatName val="0"/>
          <c:showSerName val="0"/>
          <c:showPercent val="0"/>
          <c:showBubbleSize val="0"/>
        </c:dLbls>
        <c:axId val="416481720"/>
        <c:axId val="416483288"/>
      </c:scatterChart>
      <c:valAx>
        <c:axId val="4164817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6483288"/>
        <c:crosses val="autoZero"/>
        <c:crossBetween val="midCat"/>
      </c:valAx>
      <c:valAx>
        <c:axId val="416483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16481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4F6E3-098E-422C-90C0-E83B18E73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14</Pages>
  <Words>2933</Words>
  <Characters>16720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Nie Feng</cp:lastModifiedBy>
  <cp:revision>358</cp:revision>
  <dcterms:created xsi:type="dcterms:W3CDTF">2022-08-05T11:08:00Z</dcterms:created>
  <dcterms:modified xsi:type="dcterms:W3CDTF">2022-08-07T10:10:00Z</dcterms:modified>
</cp:coreProperties>
</file>