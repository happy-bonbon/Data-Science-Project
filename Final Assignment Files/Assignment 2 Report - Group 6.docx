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ins w:id="0" w:author="Microsoft account" w:date="2022-08-07T12:27:00Z">
        <w:r w:rsidR="00E603BC">
          <w:rPr>
            <w:rFonts w:ascii="Arial" w:hAnsi="Arial" w:cs="Arial"/>
            <w:lang w:val="en-US"/>
          </w:rPr>
          <w:t xml:space="preserve">  </w:t>
        </w:r>
      </w:ins>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 xml:space="preserve">Sean </w:t>
      </w:r>
      <w:proofErr w:type="spellStart"/>
      <w:r>
        <w:rPr>
          <w:rFonts w:ascii="Arial" w:hAnsi="Arial" w:cs="Arial"/>
          <w:lang w:val="en-US"/>
        </w:rPr>
        <w:t>Howman</w:t>
      </w:r>
      <w:proofErr w:type="spellEnd"/>
      <w:ins w:id="1" w:author="Microsoft account" w:date="2022-08-07T12:26:00Z">
        <w:r w:rsidR="00E603BC">
          <w:rPr>
            <w:rFonts w:ascii="Arial" w:hAnsi="Arial" w:cs="Arial"/>
            <w:lang w:val="en-US"/>
          </w:rPr>
          <w:t xml:space="preserve"> </w:t>
        </w:r>
      </w:ins>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865B25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del w:id="2" w:author="Microsoft account" w:date="2022-08-07T11:18:00Z">
        <w:r w:rsidRPr="00BC274D" w:rsidDel="00D7609C">
          <w:rPr>
            <w:rFonts w:ascii="Arial" w:hAnsi="Arial" w:cs="Arial"/>
            <w:lang w:val="en-US"/>
          </w:rPr>
          <w:delText xml:space="preserve"> </w:delText>
        </w:r>
      </w:del>
      <w:ins w:id="3" w:author="Microsoft account" w:date="2022-08-07T11:17:00Z">
        <w:r w:rsidR="00D7609C">
          <w:rPr>
            <w:rFonts w:ascii="Arial" w:hAnsi="Arial" w:cs="Arial"/>
            <w:lang w:val="en-US"/>
          </w:rPr>
          <w:t xml:space="preserve"> </w:t>
        </w:r>
      </w:ins>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ins w:id="4" w:author="Microsoft account" w:date="2022-08-07T11:18:00Z">
        <w:r w:rsidR="00D7609C">
          <w:rPr>
            <w:rFonts w:ascii="Arial" w:hAnsi="Arial" w:cs="Arial"/>
            <w:lang w:val="en-US"/>
          </w:rPr>
          <w:t xml:space="preserve"> in csv format</w:t>
        </w:r>
      </w:ins>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w:t>
      </w:r>
      <w:del w:id="5" w:author="Microsoft account" w:date="2022-08-07T11:17:00Z">
        <w:r w:rsidR="00ED7340" w:rsidRPr="00BC274D" w:rsidDel="00D7609C">
          <w:rPr>
            <w:rFonts w:ascii="Arial" w:hAnsi="Arial" w:cs="Arial"/>
            <w:lang w:val="en-US"/>
          </w:rPr>
          <w:delText xml:space="preserve"> both</w:delText>
        </w:r>
      </w:del>
      <w:r w:rsidR="00ED7340" w:rsidRPr="00BC274D">
        <w:rPr>
          <w:rFonts w:ascii="Arial" w:hAnsi="Arial" w:cs="Arial"/>
          <w:lang w:val="en-US"/>
        </w:rPr>
        <w:t xml:space="preserve"> float</w:t>
      </w:r>
      <w:ins w:id="6" w:author="Microsoft account" w:date="2022-08-07T11:17:00Z">
        <w:r w:rsidR="00D7609C">
          <w:rPr>
            <w:rFonts w:ascii="Arial" w:hAnsi="Arial" w:cs="Arial"/>
            <w:lang w:val="en-US"/>
          </w:rPr>
          <w:t>, integer</w:t>
        </w:r>
      </w:ins>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xml:space="preserve">. </w:t>
      </w:r>
      <w:moveFromRangeStart w:id="7" w:author="Microsoft account" w:date="2022-08-07T11:44:00Z" w:name="move110765106"/>
      <w:moveFrom w:id="8" w:author="Microsoft account" w:date="2022-08-07T11:44:00Z">
        <w:r w:rsidR="00320021" w:rsidDel="00F95580">
          <w:rPr>
            <w:rFonts w:ascii="Arial" w:hAnsi="Arial" w:cs="Arial"/>
            <w:lang w:val="en-US"/>
          </w:rPr>
          <w:t xml:space="preserve">Demand usage given is within the 30-minute time interval daily. </w:t>
        </w:r>
      </w:moveFrom>
      <w:moveFromRangeEnd w:id="7"/>
      <w:r w:rsidR="00320021">
        <w:rPr>
          <w:rFonts w:ascii="Arial" w:hAnsi="Arial" w:cs="Arial"/>
          <w:lang w:val="en-US"/>
        </w:rPr>
        <w:t>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moveToRangeStart w:id="9" w:author="Microsoft account" w:date="2022-08-07T11:44:00Z" w:name="move110765106"/>
      <w:moveTo w:id="10" w:author="Microsoft account" w:date="2022-08-07T11:44:00Z">
        <w:r w:rsidR="00F95580">
          <w:rPr>
            <w:rFonts w:ascii="Arial" w:hAnsi="Arial" w:cs="Arial"/>
            <w:lang w:val="en-US"/>
          </w:rPr>
          <w:t>Demand usage given is within the 30-minute time interval daily.</w:t>
        </w:r>
      </w:moveTo>
      <w:moveToRangeEnd w:id="9"/>
      <w:ins w:id="11" w:author="Microsoft account" w:date="2022-08-07T11:44:00Z">
        <w:r w:rsidR="00F95580">
          <w:rPr>
            <w:rFonts w:ascii="Arial" w:hAnsi="Arial" w:cs="Arial"/>
            <w:lang w:val="en-US"/>
          </w:rPr>
          <w:t xml:space="preserve"> </w:t>
        </w:r>
      </w:ins>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ins w:id="12" w:author="Microsoft account" w:date="2022-08-07T11:12:00Z"/>
          <w:rFonts w:ascii="Arial" w:hAnsi="Arial" w:cs="Arial"/>
          <w:b/>
          <w:bCs/>
          <w:lang w:val="en-US"/>
        </w:rPr>
      </w:pPr>
      <w:r w:rsidRPr="0017058A">
        <w:rPr>
          <w:rFonts w:ascii="Arial" w:hAnsi="Arial" w:cs="Arial"/>
          <w:b/>
          <w:bCs/>
          <w:lang w:val="en-US"/>
        </w:rPr>
        <w:t>3.2 Data Cleaning</w:t>
      </w:r>
    </w:p>
    <w:p w14:paraId="0D11D4EB" w14:textId="002201E2" w:rsidR="00D7609C" w:rsidRPr="00D7609C" w:rsidRDefault="00D7609C" w:rsidP="001F1252">
      <w:pPr>
        <w:spacing w:after="0" w:line="240" w:lineRule="auto"/>
        <w:ind w:left="720"/>
        <w:jc w:val="both"/>
        <w:rPr>
          <w:rFonts w:ascii="Arial" w:hAnsi="Arial" w:cs="Arial"/>
          <w:b/>
          <w:bCs/>
          <w:lang w:val="en-US"/>
          <w:rPrChange w:id="13" w:author="Microsoft account" w:date="2022-08-07T11:14:00Z">
            <w:rPr>
              <w:rFonts w:ascii="Arial" w:hAnsi="Arial" w:cs="Arial"/>
              <w:b/>
              <w:bCs/>
              <w:lang w:val="en-US"/>
            </w:rPr>
          </w:rPrChange>
        </w:rPr>
      </w:pPr>
      <w:ins w:id="14" w:author="Microsoft account" w:date="2022-08-07T11:12:00Z">
        <w:r w:rsidRPr="00D7609C">
          <w:rPr>
            <w:rFonts w:ascii="Arial" w:hAnsi="Arial" w:cs="Arial"/>
            <w:b/>
            <w:bCs/>
            <w:lang w:val="en-US"/>
            <w:rPrChange w:id="15" w:author="Microsoft account" w:date="2022-08-07T11:14:00Z">
              <w:rPr>
                <w:rFonts w:ascii="Arial" w:hAnsi="Arial" w:cs="Arial"/>
                <w:b/>
                <w:bCs/>
                <w:lang w:val="en-US"/>
              </w:rPr>
            </w:rPrChange>
          </w:rPr>
          <w:t>What wrangling and aggregation methods have you applied? Why have you chosen these methods over other alternatives?</w:t>
        </w:r>
      </w:ins>
    </w:p>
    <w:p w14:paraId="2D8F1BCB" w14:textId="5F839D7D" w:rsidR="0017058A" w:rsidRDefault="0017058A" w:rsidP="00E54499">
      <w:pPr>
        <w:spacing w:after="0" w:line="240" w:lineRule="auto"/>
        <w:jc w:val="both"/>
        <w:rPr>
          <w:rFonts w:ascii="Arial" w:hAnsi="Arial" w:cs="Arial"/>
          <w:lang w:val="en-US"/>
        </w:rPr>
      </w:pPr>
    </w:p>
    <w:p w14:paraId="386EF232" w14:textId="56B90594"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ins w:id="16" w:author="Microsoft account" w:date="2022-08-07T11:19:00Z">
        <w:r w:rsidR="00D7609C">
          <w:rPr>
            <w:rFonts w:ascii="Arial" w:hAnsi="Arial" w:cs="Arial"/>
            <w:lang w:val="en-US"/>
          </w:rPr>
          <w:t>,</w:t>
        </w:r>
      </w:ins>
      <w:del w:id="17" w:author="Microsoft account" w:date="2022-08-07T11:19:00Z">
        <w:r w:rsidDel="00D7609C">
          <w:rPr>
            <w:rFonts w:ascii="Arial" w:hAnsi="Arial" w:cs="Arial"/>
            <w:lang w:val="en-US"/>
          </w:rPr>
          <w:delText xml:space="preserve"> and</w:delText>
        </w:r>
      </w:del>
      <w:r>
        <w:rPr>
          <w:rFonts w:ascii="Arial" w:hAnsi="Arial" w:cs="Arial"/>
          <w:lang w:val="en-US"/>
        </w:rPr>
        <w:t xml:space="preserve"> Python</w:t>
      </w:r>
      <w:ins w:id="18" w:author="Microsoft account" w:date="2022-08-07T11:19:00Z">
        <w:r w:rsidR="00D7609C">
          <w:rPr>
            <w:rFonts w:ascii="Arial" w:hAnsi="Arial" w:cs="Arial"/>
            <w:lang w:val="en-US"/>
          </w:rPr>
          <w:t xml:space="preserve">, Excel and </w:t>
        </w:r>
        <w:proofErr w:type="spellStart"/>
        <w:r w:rsidR="00D7609C">
          <w:rPr>
            <w:rFonts w:ascii="Arial" w:hAnsi="Arial" w:cs="Arial"/>
            <w:lang w:val="en-US"/>
          </w:rPr>
          <w:t>OpenRefine</w:t>
        </w:r>
      </w:ins>
      <w:proofErr w:type="spellEnd"/>
      <w:r>
        <w:rPr>
          <w:rFonts w:ascii="Arial" w:hAnsi="Arial" w:cs="Arial"/>
          <w:lang w:val="en-US"/>
        </w:rPr>
        <w:t xml:space="preserve"> were used to wrangle and aggregate the datasets. SQL</w:t>
      </w:r>
      <w:ins w:id="19" w:author="Microsoft account" w:date="2022-08-07T11:20:00Z">
        <w:r w:rsidR="00D7609C">
          <w:rPr>
            <w:rFonts w:ascii="Arial" w:hAnsi="Arial" w:cs="Arial"/>
            <w:lang w:val="en-US"/>
          </w:rPr>
          <w:t xml:space="preserve">, Excel and </w:t>
        </w:r>
        <w:proofErr w:type="spellStart"/>
        <w:r w:rsidR="00D7609C">
          <w:rPr>
            <w:rFonts w:ascii="Arial" w:hAnsi="Arial" w:cs="Arial"/>
            <w:lang w:val="en-US"/>
          </w:rPr>
          <w:t>OpenRefine</w:t>
        </w:r>
      </w:ins>
      <w:proofErr w:type="spellEnd"/>
      <w:r>
        <w:rPr>
          <w:rFonts w:ascii="Arial" w:hAnsi="Arial" w:cs="Arial"/>
          <w:lang w:val="en-US"/>
        </w:rPr>
        <w:t xml:space="preserve"> w</w:t>
      </w:r>
      <w:ins w:id="20" w:author="Microsoft account" w:date="2022-08-07T11:20:00Z">
        <w:r w:rsidR="00D7609C">
          <w:rPr>
            <w:rFonts w:ascii="Arial" w:hAnsi="Arial" w:cs="Arial"/>
            <w:lang w:val="en-US"/>
          </w:rPr>
          <w:t>ere</w:t>
        </w:r>
      </w:ins>
      <w:del w:id="21" w:author="Microsoft account" w:date="2022-08-07T11:20:00Z">
        <w:r w:rsidDel="00D7609C">
          <w:rPr>
            <w:rFonts w:ascii="Arial" w:hAnsi="Arial" w:cs="Arial"/>
            <w:lang w:val="en-US"/>
          </w:rPr>
          <w:delText>as</w:delText>
        </w:r>
      </w:del>
      <w:r>
        <w:rPr>
          <w:rFonts w:ascii="Arial" w:hAnsi="Arial" w:cs="Arial"/>
          <w:lang w:val="en-US"/>
        </w:rPr>
        <w:t xml:space="preserve"> chosen for</w:t>
      </w:r>
      <w:del w:id="22" w:author="Microsoft account" w:date="2022-08-07T11:20:00Z">
        <w:r w:rsidDel="00D7609C">
          <w:rPr>
            <w:rFonts w:ascii="Arial" w:hAnsi="Arial" w:cs="Arial"/>
            <w:lang w:val="en-US"/>
          </w:rPr>
          <w:delText xml:space="preserve"> its</w:delText>
        </w:r>
      </w:del>
      <w:r>
        <w:rPr>
          <w:rFonts w:ascii="Arial" w:hAnsi="Arial" w:cs="Arial"/>
          <w:lang w:val="en-US"/>
        </w:rPr>
        <w:t xml:space="preserve"> ease of use while Python enabled us to </w:t>
      </w:r>
      <w:r w:rsidR="00F315A5">
        <w:rPr>
          <w:rFonts w:ascii="Arial" w:hAnsi="Arial" w:cs="Arial"/>
          <w:lang w:val="en-US"/>
        </w:rPr>
        <w:t xml:space="preserve">apply our learnings </w:t>
      </w:r>
      <w:ins w:id="23" w:author="Microsoft account" w:date="2022-08-07T11:20:00Z">
        <w:r w:rsidR="00D7609C">
          <w:rPr>
            <w:rFonts w:ascii="Arial" w:hAnsi="Arial" w:cs="Arial"/>
            <w:lang w:val="en-US"/>
          </w:rPr>
          <w:t>from</w:t>
        </w:r>
      </w:ins>
      <w:del w:id="24" w:author="Microsoft account" w:date="2022-08-07T11:20:00Z">
        <w:r w:rsidR="001B2E3A" w:rsidDel="00D7609C">
          <w:rPr>
            <w:rFonts w:ascii="Arial" w:hAnsi="Arial" w:cs="Arial"/>
            <w:lang w:val="en-US"/>
          </w:rPr>
          <w:delText>throughout</w:delText>
        </w:r>
      </w:del>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46A68CAC" w:rsidR="00E54499" w:rsidRDefault="00B50250" w:rsidP="00E54499">
      <w:pPr>
        <w:spacing w:after="0" w:line="240" w:lineRule="auto"/>
        <w:jc w:val="both"/>
        <w:rPr>
          <w:ins w:id="25" w:author="Microsoft account" w:date="2022-08-07T11:42:00Z"/>
          <w:rFonts w:ascii="Arial" w:hAnsi="Arial" w:cs="Arial"/>
          <w:lang w:val="en-US"/>
        </w:rPr>
      </w:pPr>
      <w:ins w:id="26" w:author="Microsoft account" w:date="2022-08-07T11:25:00Z">
        <w:r>
          <w:rPr>
            <w:rFonts w:ascii="Arial" w:hAnsi="Arial" w:cs="Arial"/>
            <w:lang w:val="en-US"/>
          </w:rPr>
          <w:t>T</w:t>
        </w:r>
      </w:ins>
      <w:del w:id="27" w:author="Microsoft account" w:date="2022-08-07T11:25:00Z">
        <w:r w:rsidR="00E54499" w:rsidDel="00B50250">
          <w:rPr>
            <w:rFonts w:ascii="Arial" w:hAnsi="Arial" w:cs="Arial"/>
            <w:lang w:val="en-US"/>
          </w:rPr>
          <w:delText>With</w:delText>
        </w:r>
      </w:del>
      <w:del w:id="28" w:author="Microsoft account" w:date="2022-08-07T11:27:00Z">
        <w:r w:rsidR="00E54499" w:rsidDel="00B50250">
          <w:rPr>
            <w:rFonts w:ascii="Arial" w:hAnsi="Arial" w:cs="Arial"/>
            <w:lang w:val="en-US"/>
          </w:rPr>
          <w:delText xml:space="preserve"> t</w:delText>
        </w:r>
      </w:del>
      <w:r w:rsidR="00E54499">
        <w:rPr>
          <w:rFonts w:ascii="Arial" w:hAnsi="Arial" w:cs="Arial"/>
          <w:lang w:val="en-US"/>
        </w:rPr>
        <w:t>he price-demand dataset</w:t>
      </w:r>
      <w:ins w:id="29" w:author="Microsoft account" w:date="2022-08-07T11:27:00Z">
        <w:r>
          <w:rPr>
            <w:rFonts w:ascii="Arial" w:hAnsi="Arial" w:cs="Arial"/>
            <w:lang w:val="en-US"/>
          </w:rPr>
          <w:t xml:space="preserve"> was modified </w:t>
        </w:r>
      </w:ins>
      <w:ins w:id="30" w:author="Microsoft account" w:date="2022-08-07T11:35:00Z">
        <w:r w:rsidR="008C2E70">
          <w:rPr>
            <w:rFonts w:ascii="Arial" w:hAnsi="Arial" w:cs="Arial"/>
            <w:lang w:val="en-US"/>
          </w:rPr>
          <w:t>in</w:t>
        </w:r>
      </w:ins>
      <w:del w:id="31" w:author="Microsoft account" w:date="2022-08-07T11:27:00Z">
        <w:r w:rsidR="00E54499" w:rsidDel="00B50250">
          <w:rPr>
            <w:rFonts w:ascii="Arial" w:hAnsi="Arial" w:cs="Arial"/>
            <w:lang w:val="en-US"/>
          </w:rPr>
          <w:delText>, we’ve deleted the</w:delText>
        </w:r>
      </w:del>
      <w:del w:id="32" w:author="Microsoft account" w:date="2022-08-07T11:35:00Z">
        <w:r w:rsidR="00E54499" w:rsidDel="008C2E70">
          <w:rPr>
            <w:rFonts w:ascii="Arial" w:hAnsi="Arial" w:cs="Arial"/>
            <w:lang w:val="en-US"/>
          </w:rPr>
          <w:delText xml:space="preserve"> column </w:delText>
        </w:r>
      </w:del>
      <w:del w:id="33" w:author="Microsoft account" w:date="2022-08-07T11:27:00Z">
        <w:r w:rsidR="00E54499" w:rsidDel="00B50250">
          <w:rPr>
            <w:rFonts w:ascii="Arial" w:hAnsi="Arial" w:cs="Arial"/>
            <w:lang w:val="en-US"/>
          </w:rPr>
          <w:delText>for</w:delText>
        </w:r>
      </w:del>
      <w:del w:id="34" w:author="Microsoft account" w:date="2022-08-07T11:28:00Z">
        <w:r w:rsidR="00E54499" w:rsidDel="00B50250">
          <w:rPr>
            <w:rFonts w:ascii="Arial" w:hAnsi="Arial" w:cs="Arial"/>
            <w:lang w:val="en-US"/>
          </w:rPr>
          <w:delText xml:space="preserve"> th</w:delText>
        </w:r>
      </w:del>
      <w:del w:id="35" w:author="Microsoft account" w:date="2022-08-07T11:35:00Z">
        <w:r w:rsidR="00E54499" w:rsidDel="008C2E70">
          <w:rPr>
            <w:rFonts w:ascii="Arial" w:hAnsi="Arial" w:cs="Arial"/>
            <w:lang w:val="en-US"/>
          </w:rPr>
          <w:delText>e region</w:delText>
        </w:r>
      </w:del>
      <w:ins w:id="36" w:author="Microsoft account" w:date="2022-08-07T11:31:00Z">
        <w:r w:rsidR="008C2E70">
          <w:rPr>
            <w:rFonts w:ascii="Arial" w:hAnsi="Arial" w:cs="Arial"/>
            <w:lang w:val="en-US"/>
          </w:rPr>
          <w:t xml:space="preserve"> such </w:t>
        </w:r>
      </w:ins>
      <w:ins w:id="37" w:author="Microsoft account" w:date="2022-08-07T11:35:00Z">
        <w:r w:rsidR="008C2E70">
          <w:rPr>
            <w:rFonts w:ascii="Arial" w:hAnsi="Arial" w:cs="Arial"/>
            <w:lang w:val="en-US"/>
          </w:rPr>
          <w:t xml:space="preserve">a way </w:t>
        </w:r>
      </w:ins>
      <w:ins w:id="38" w:author="Microsoft account" w:date="2022-08-07T11:31:00Z">
        <w:r w:rsidR="008C2E70">
          <w:rPr>
            <w:rFonts w:ascii="Arial" w:hAnsi="Arial" w:cs="Arial"/>
            <w:lang w:val="en-US"/>
          </w:rPr>
          <w:t xml:space="preserve">that </w:t>
        </w:r>
      </w:ins>
      <w:ins w:id="39" w:author="Microsoft account" w:date="2022-08-07T11:33:00Z">
        <w:r w:rsidR="008C2E70">
          <w:rPr>
            <w:rFonts w:ascii="Arial" w:hAnsi="Arial" w:cs="Arial"/>
            <w:lang w:val="en-US"/>
          </w:rPr>
          <w:t xml:space="preserve">each day was represented by </w:t>
        </w:r>
      </w:ins>
      <w:ins w:id="40" w:author="Microsoft account" w:date="2022-08-07T11:31:00Z">
        <w:r w:rsidR="008C2E70">
          <w:rPr>
            <w:rFonts w:ascii="Arial" w:hAnsi="Arial" w:cs="Arial"/>
            <w:lang w:val="en-US"/>
          </w:rPr>
          <w:t xml:space="preserve">one instance (one row) </w:t>
        </w:r>
      </w:ins>
      <w:ins w:id="41" w:author="Microsoft account" w:date="2022-08-07T11:33:00Z">
        <w:r w:rsidR="008C2E70">
          <w:rPr>
            <w:rFonts w:ascii="Arial" w:hAnsi="Arial" w:cs="Arial"/>
            <w:lang w:val="en-US"/>
          </w:rPr>
          <w:t>with each day containing the maximum energy demand and the maximum price category for that day</w:t>
        </w:r>
      </w:ins>
      <w:del w:id="42" w:author="Microsoft account" w:date="2022-08-07T11:31:00Z">
        <w:r w:rsidR="00E54499" w:rsidDel="008C2E70">
          <w:rPr>
            <w:rFonts w:ascii="Arial" w:hAnsi="Arial" w:cs="Arial"/>
            <w:lang w:val="en-US"/>
          </w:rPr>
          <w:delText>,</w:delText>
        </w:r>
      </w:del>
      <w:del w:id="43" w:author="Microsoft account" w:date="2022-08-07T11:33:00Z">
        <w:r w:rsidR="00E54499" w:rsidDel="008C2E70">
          <w:rPr>
            <w:rFonts w:ascii="Arial" w:hAnsi="Arial" w:cs="Arial"/>
            <w:lang w:val="en-US"/>
          </w:rPr>
          <w:delText xml:space="preserve"> grouped </w:delText>
        </w:r>
      </w:del>
      <w:del w:id="44" w:author="Microsoft account" w:date="2022-08-07T11:28:00Z">
        <w:r w:rsidR="00E404CA" w:rsidDel="00B50250">
          <w:rPr>
            <w:rFonts w:ascii="Arial" w:hAnsi="Arial" w:cs="Arial"/>
            <w:lang w:val="en-US"/>
          </w:rPr>
          <w:delText xml:space="preserve">data </w:delText>
        </w:r>
      </w:del>
      <w:del w:id="45" w:author="Microsoft account" w:date="2022-08-07T11:33:00Z">
        <w:r w:rsidR="00E54499" w:rsidDel="008C2E70">
          <w:rPr>
            <w:rFonts w:ascii="Arial" w:hAnsi="Arial" w:cs="Arial"/>
            <w:lang w:val="en-US"/>
          </w:rPr>
          <w:delText>by date</w:delText>
        </w:r>
      </w:del>
      <w:del w:id="46" w:author="Microsoft account" w:date="2022-08-07T11:26:00Z">
        <w:r w:rsidR="00E54499" w:rsidDel="00B50250">
          <w:rPr>
            <w:rFonts w:ascii="Arial" w:hAnsi="Arial" w:cs="Arial"/>
            <w:lang w:val="en-US"/>
          </w:rPr>
          <w:delText xml:space="preserve"> and</w:delText>
        </w:r>
      </w:del>
      <w:del w:id="47" w:author="Microsoft account" w:date="2022-08-07T11:33:00Z">
        <w:r w:rsidR="00E54499" w:rsidDel="008C2E70">
          <w:rPr>
            <w:rFonts w:ascii="Arial" w:hAnsi="Arial" w:cs="Arial"/>
            <w:lang w:val="en-US"/>
          </w:rPr>
          <w:delText xml:space="preserve"> </w:delText>
        </w:r>
        <w:r w:rsidR="00813E7D" w:rsidDel="008C2E70">
          <w:rPr>
            <w:rFonts w:ascii="Arial" w:hAnsi="Arial" w:cs="Arial"/>
            <w:lang w:val="en-US"/>
          </w:rPr>
          <w:delText>select</w:delText>
        </w:r>
      </w:del>
      <w:del w:id="48" w:author="Microsoft account" w:date="2022-08-07T11:26:00Z">
        <w:r w:rsidR="00813E7D" w:rsidDel="00B50250">
          <w:rPr>
            <w:rFonts w:ascii="Arial" w:hAnsi="Arial" w:cs="Arial"/>
            <w:lang w:val="en-US"/>
          </w:rPr>
          <w:delText>ed</w:delText>
        </w:r>
      </w:del>
      <w:del w:id="49" w:author="Microsoft account" w:date="2022-08-07T11:33:00Z">
        <w:r w:rsidR="00E54499" w:rsidDel="008C2E70">
          <w:rPr>
            <w:rFonts w:ascii="Arial" w:hAnsi="Arial" w:cs="Arial"/>
            <w:lang w:val="en-US"/>
          </w:rPr>
          <w:delText xml:space="preserve"> the highest demand and price category</w:delText>
        </w:r>
      </w:del>
      <w:r w:rsidR="00E54499">
        <w:rPr>
          <w:rFonts w:ascii="Arial" w:hAnsi="Arial" w:cs="Arial"/>
          <w:lang w:val="en-US"/>
        </w:rPr>
        <w:t xml:space="preserve">. </w:t>
      </w:r>
      <w:ins w:id="50" w:author="Microsoft account" w:date="2022-08-07T11:24:00Z">
        <w:r>
          <w:rPr>
            <w:rFonts w:ascii="Arial" w:hAnsi="Arial" w:cs="Arial"/>
            <w:lang w:val="en-US"/>
          </w:rPr>
          <w:t>T</w:t>
        </w:r>
      </w:ins>
      <w:del w:id="51" w:author="Microsoft account" w:date="2022-08-07T11:24:00Z">
        <w:r w:rsidR="00E54499" w:rsidDel="00B50250">
          <w:rPr>
            <w:rFonts w:ascii="Arial" w:hAnsi="Arial" w:cs="Arial"/>
            <w:lang w:val="en-US"/>
          </w:rPr>
          <w:delText>We’ve modified t</w:delText>
        </w:r>
      </w:del>
      <w:r w:rsidR="00E54499">
        <w:rPr>
          <w:rFonts w:ascii="Arial" w:hAnsi="Arial" w:cs="Arial"/>
          <w:lang w:val="en-US"/>
        </w:rPr>
        <w:t xml:space="preserve">he </w:t>
      </w:r>
      <w:ins w:id="52" w:author="Microsoft account" w:date="2022-08-07T11:35:00Z">
        <w:r w:rsidR="008C2E70">
          <w:rPr>
            <w:rFonts w:ascii="Arial" w:hAnsi="Arial" w:cs="Arial"/>
            <w:lang w:val="en-US"/>
          </w:rPr>
          <w:t xml:space="preserve">column </w:t>
        </w:r>
      </w:ins>
      <w:ins w:id="53" w:author="Microsoft account" w:date="2022-08-07T11:36:00Z">
        <w:r w:rsidR="008C2E70">
          <w:rPr>
            <w:rFonts w:ascii="Arial" w:hAnsi="Arial" w:cs="Arial"/>
            <w:lang w:val="en-US"/>
          </w:rPr>
          <w:t>containing</w:t>
        </w:r>
      </w:ins>
      <w:ins w:id="54" w:author="Microsoft account" w:date="2022-08-07T11:35:00Z">
        <w:r w:rsidR="008C2E70">
          <w:rPr>
            <w:rFonts w:ascii="Arial" w:hAnsi="Arial" w:cs="Arial"/>
            <w:lang w:val="en-US"/>
          </w:rPr>
          <w:t xml:space="preserve"> </w:t>
        </w:r>
      </w:ins>
      <w:ins w:id="55" w:author="Microsoft account" w:date="2022-08-07T11:36:00Z">
        <w:r w:rsidR="008C2E70">
          <w:rPr>
            <w:rFonts w:ascii="Arial" w:hAnsi="Arial" w:cs="Arial"/>
            <w:lang w:val="en-US"/>
          </w:rPr>
          <w:t xml:space="preserve">the information on region was removed as superfluous and the </w:t>
        </w:r>
      </w:ins>
      <w:r w:rsidR="00E54499">
        <w:rPr>
          <w:rFonts w:ascii="Arial" w:hAnsi="Arial" w:cs="Arial"/>
          <w:lang w:val="en-US"/>
        </w:rPr>
        <w:t>date format</w:t>
      </w:r>
      <w:ins w:id="56" w:author="Microsoft account" w:date="2022-08-07T11:24:00Z">
        <w:r>
          <w:rPr>
            <w:rFonts w:ascii="Arial" w:hAnsi="Arial" w:cs="Arial"/>
            <w:lang w:val="en-US"/>
          </w:rPr>
          <w:t xml:space="preserve"> was modified</w:t>
        </w:r>
      </w:ins>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60CBFAB2" w:rsidR="00866997" w:rsidRDefault="00E603BC" w:rsidP="00E54499">
      <w:pPr>
        <w:spacing w:after="0" w:line="240" w:lineRule="auto"/>
        <w:jc w:val="both"/>
        <w:rPr>
          <w:ins w:id="57" w:author="Microsoft account" w:date="2022-08-07T12:04:00Z"/>
          <w:rFonts w:ascii="Arial" w:hAnsi="Arial" w:cs="Arial"/>
          <w:lang w:val="en-US"/>
        </w:rPr>
      </w:pPr>
      <w:ins w:id="58" w:author="Microsoft account" w:date="2022-08-07T12:22:00Z">
        <w:r>
          <w:rPr>
            <w:rFonts w:ascii="Arial" w:hAnsi="Arial" w:cs="Arial"/>
            <w:lang w:val="en-US"/>
          </w:rPr>
          <w:t xml:space="preserve">Using numeric and text facets in </w:t>
        </w:r>
        <w:proofErr w:type="spellStart"/>
        <w:r>
          <w:rPr>
            <w:rFonts w:ascii="Arial" w:hAnsi="Arial" w:cs="Arial"/>
            <w:lang w:val="en-US"/>
          </w:rPr>
          <w:t>OpenRefine</w:t>
        </w:r>
        <w:proofErr w:type="spellEnd"/>
        <w:r>
          <w:rPr>
            <w:rFonts w:ascii="Arial" w:hAnsi="Arial" w:cs="Arial"/>
            <w:lang w:val="en-US"/>
          </w:rPr>
          <w:t xml:space="preserve">, </w:t>
        </w:r>
      </w:ins>
      <w:ins w:id="59" w:author="Microsoft account" w:date="2022-08-07T12:23:00Z">
        <w:r>
          <w:rPr>
            <w:rFonts w:ascii="Arial" w:hAnsi="Arial" w:cs="Arial"/>
            <w:lang w:val="en-US"/>
          </w:rPr>
          <w:t>t</w:t>
        </w:r>
      </w:ins>
      <w:ins w:id="60" w:author="Microsoft account" w:date="2022-08-07T11:51:00Z">
        <w:r w:rsidR="00CD2FCC">
          <w:rPr>
            <w:rFonts w:ascii="Arial" w:hAnsi="Arial" w:cs="Arial"/>
            <w:lang w:val="en-US"/>
          </w:rPr>
          <w:t>he weather dataset</w:t>
        </w:r>
      </w:ins>
      <w:ins w:id="61" w:author="Microsoft account" w:date="2022-08-07T12:23:00Z">
        <w:r>
          <w:rPr>
            <w:rFonts w:ascii="Arial" w:hAnsi="Arial" w:cs="Arial"/>
            <w:lang w:val="en-US"/>
          </w:rPr>
          <w:t xml:space="preserve"> was explored </w:t>
        </w:r>
      </w:ins>
      <w:ins w:id="62" w:author="Microsoft account" w:date="2022-08-07T12:29:00Z">
        <w:r>
          <w:rPr>
            <w:rFonts w:ascii="Arial" w:hAnsi="Arial" w:cs="Arial"/>
            <w:lang w:val="en-US"/>
          </w:rPr>
          <w:t xml:space="preserve">for blanks, outliers and nonnumeric/non-text data. </w:t>
        </w:r>
      </w:ins>
      <w:ins w:id="63" w:author="Microsoft account" w:date="2022-08-07T12:30:00Z">
        <w:r>
          <w:rPr>
            <w:rFonts w:ascii="Arial" w:hAnsi="Arial" w:cs="Arial"/>
            <w:lang w:val="en-US"/>
          </w:rPr>
          <w:t>The data was</w:t>
        </w:r>
      </w:ins>
      <w:ins w:id="64" w:author="Microsoft account" w:date="2022-08-07T12:23:00Z">
        <w:r>
          <w:rPr>
            <w:rFonts w:ascii="Arial" w:hAnsi="Arial" w:cs="Arial"/>
            <w:lang w:val="en-US"/>
          </w:rPr>
          <w:t xml:space="preserve"> found to contain</w:t>
        </w:r>
      </w:ins>
      <w:ins w:id="65" w:author="Microsoft account" w:date="2022-08-07T11:51:00Z">
        <w:r w:rsidR="00CD2FCC">
          <w:rPr>
            <w:rFonts w:ascii="Arial" w:hAnsi="Arial" w:cs="Arial"/>
            <w:lang w:val="en-US"/>
          </w:rPr>
          <w:t xml:space="preserve"> several values which were </w:t>
        </w:r>
      </w:ins>
      <w:ins w:id="66" w:author="Microsoft account" w:date="2022-08-07T11:54:00Z">
        <w:r w:rsidR="00CD2FCC">
          <w:rPr>
            <w:rFonts w:ascii="Arial" w:hAnsi="Arial" w:cs="Arial"/>
            <w:lang w:val="en-US"/>
          </w:rPr>
          <w:t xml:space="preserve">missing or did not match the </w:t>
        </w:r>
      </w:ins>
      <w:ins w:id="67" w:author="Microsoft account" w:date="2022-08-07T12:10:00Z">
        <w:r w:rsidR="00866997">
          <w:rPr>
            <w:rFonts w:ascii="Arial" w:hAnsi="Arial" w:cs="Arial"/>
            <w:lang w:val="en-US"/>
          </w:rPr>
          <w:t xml:space="preserve">prevalent </w:t>
        </w:r>
      </w:ins>
      <w:ins w:id="68" w:author="Microsoft account" w:date="2022-08-07T11:54:00Z">
        <w:r w:rsidR="00CD2FCC">
          <w:rPr>
            <w:rFonts w:ascii="Arial" w:hAnsi="Arial" w:cs="Arial"/>
            <w:lang w:val="en-US"/>
          </w:rPr>
          <w:t xml:space="preserve">data type in the column. </w:t>
        </w:r>
      </w:ins>
    </w:p>
    <w:p w14:paraId="1873B19A" w14:textId="7AC169C6" w:rsidR="00E54499" w:rsidDel="00866997" w:rsidRDefault="00866997" w:rsidP="00E54499">
      <w:pPr>
        <w:spacing w:after="0" w:line="240" w:lineRule="auto"/>
        <w:jc w:val="both"/>
        <w:rPr>
          <w:del w:id="69" w:author="Microsoft account" w:date="2022-08-07T11:52:00Z"/>
          <w:rFonts w:ascii="Arial" w:hAnsi="Arial" w:cs="Arial"/>
          <w:lang w:val="en-US"/>
        </w:rPr>
      </w:pPr>
      <w:ins w:id="70" w:author="Microsoft account" w:date="2022-08-07T12:02:00Z">
        <w:r>
          <w:rPr>
            <w:rFonts w:ascii="Arial" w:hAnsi="Arial" w:cs="Arial"/>
            <w:lang w:val="en-US"/>
          </w:rPr>
          <w:t xml:space="preserve">Where the wind direction and wind speed </w:t>
        </w:r>
      </w:ins>
      <w:ins w:id="71" w:author="Microsoft account" w:date="2022-08-07T12:10:00Z">
        <w:r>
          <w:rPr>
            <w:rFonts w:ascii="Arial" w:hAnsi="Arial" w:cs="Arial"/>
            <w:lang w:val="en-US"/>
          </w:rPr>
          <w:t xml:space="preserve">data </w:t>
        </w:r>
      </w:ins>
      <w:ins w:id="72" w:author="Microsoft account" w:date="2022-08-07T12:02:00Z">
        <w:r>
          <w:rPr>
            <w:rFonts w:ascii="Arial" w:hAnsi="Arial" w:cs="Arial"/>
            <w:lang w:val="en-US"/>
          </w:rPr>
          <w:t>columns contained the wrong data type,</w:t>
        </w:r>
      </w:ins>
      <w:ins w:id="73" w:author="Microsoft account" w:date="2022-08-07T12:01:00Z">
        <w:r w:rsidR="00CD2FCC">
          <w:rPr>
            <w:rFonts w:ascii="Arial" w:hAnsi="Arial" w:cs="Arial"/>
            <w:lang w:val="en-US"/>
          </w:rPr>
          <w:t xml:space="preserve"> “0” was substituted for “Calm”</w:t>
        </w:r>
        <w:r>
          <w:rPr>
            <w:rFonts w:ascii="Arial" w:hAnsi="Arial" w:cs="Arial"/>
            <w:lang w:val="en-US"/>
          </w:rPr>
          <w:t>, and “</w:t>
        </w:r>
      </w:ins>
      <w:ins w:id="74" w:author="Microsoft account" w:date="2022-08-07T12:02:00Z">
        <w:r>
          <w:rPr>
            <w:rFonts w:ascii="Arial" w:hAnsi="Arial" w:cs="Arial"/>
            <w:lang w:val="en-US"/>
          </w:rPr>
          <w:t xml:space="preserve">Calm” for “0” in these columns respectively. </w:t>
        </w:r>
      </w:ins>
      <w:ins w:id="75" w:author="Microsoft account" w:date="2022-08-07T12:04:00Z">
        <w:r>
          <w:rPr>
            <w:rFonts w:ascii="Arial" w:hAnsi="Arial" w:cs="Arial"/>
            <w:lang w:val="en-US"/>
          </w:rPr>
          <w:t>The columns were then transformed to numeric or text data as necessary.</w:t>
        </w:r>
      </w:ins>
    </w:p>
    <w:p w14:paraId="6903C404" w14:textId="77777777" w:rsidR="00866997" w:rsidRDefault="00866997" w:rsidP="00E54499">
      <w:pPr>
        <w:spacing w:after="0" w:line="240" w:lineRule="auto"/>
        <w:jc w:val="both"/>
        <w:rPr>
          <w:ins w:id="76" w:author="Microsoft account" w:date="2022-08-07T12:11:00Z"/>
          <w:rFonts w:ascii="Arial" w:hAnsi="Arial" w:cs="Arial"/>
          <w:lang w:val="en-US"/>
        </w:rPr>
      </w:pPr>
    </w:p>
    <w:p w14:paraId="08881989" w14:textId="2FB38B98" w:rsidR="00866997" w:rsidRDefault="00E77E4A" w:rsidP="00E54499">
      <w:pPr>
        <w:spacing w:after="0" w:line="240" w:lineRule="auto"/>
        <w:jc w:val="both"/>
        <w:rPr>
          <w:ins w:id="77" w:author="Microsoft account" w:date="2022-08-07T12:14:00Z"/>
          <w:rFonts w:ascii="Arial" w:hAnsi="Arial" w:cs="Arial"/>
          <w:lang w:val="en-US"/>
        </w:rPr>
      </w:pPr>
      <w:ins w:id="78" w:author="Microsoft account" w:date="2022-08-07T12:12:00Z">
        <w:r>
          <w:rPr>
            <w:rFonts w:ascii="Arial" w:hAnsi="Arial" w:cs="Arial"/>
            <w:lang w:val="en-US"/>
          </w:rPr>
          <w:t>Missing rainfall and wind direction values were imputed</w:t>
        </w:r>
      </w:ins>
      <w:ins w:id="79" w:author="Microsoft account" w:date="2022-08-07T12:13:00Z">
        <w:r>
          <w:rPr>
            <w:rFonts w:ascii="Arial" w:hAnsi="Arial" w:cs="Arial"/>
            <w:lang w:val="en-US"/>
          </w:rPr>
          <w:t xml:space="preserve"> by inferring similar values from related data on that day and surrounding days, while missing times of maximum win</w:t>
        </w:r>
      </w:ins>
      <w:ins w:id="80" w:author="Microsoft account" w:date="2022-08-07T12:14:00Z">
        <w:r>
          <w:rPr>
            <w:rFonts w:ascii="Arial" w:hAnsi="Arial" w:cs="Arial"/>
            <w:lang w:val="en-US"/>
          </w:rPr>
          <w:t>d</w:t>
        </w:r>
      </w:ins>
      <w:ins w:id="81" w:author="Microsoft account" w:date="2022-08-07T12:13:00Z">
        <w:r>
          <w:rPr>
            <w:rFonts w:ascii="Arial" w:hAnsi="Arial" w:cs="Arial"/>
            <w:lang w:val="en-US"/>
          </w:rPr>
          <w:t xml:space="preserve"> gusts were filled using the average time of </w:t>
        </w:r>
      </w:ins>
      <w:ins w:id="82" w:author="Microsoft account" w:date="2022-08-07T12:21:00Z">
        <w:r>
          <w:rPr>
            <w:rFonts w:ascii="Arial" w:hAnsi="Arial" w:cs="Arial"/>
            <w:lang w:val="en-US"/>
          </w:rPr>
          <w:t xml:space="preserve">maximum </w:t>
        </w:r>
      </w:ins>
      <w:ins w:id="83" w:author="Microsoft account" w:date="2022-08-07T12:13:00Z">
        <w:r>
          <w:rPr>
            <w:rFonts w:ascii="Arial" w:hAnsi="Arial" w:cs="Arial"/>
            <w:lang w:val="en-US"/>
          </w:rPr>
          <w:t>wind gusts.</w:t>
        </w:r>
      </w:ins>
    </w:p>
    <w:p w14:paraId="5E8AA7DF" w14:textId="6FBA6F3B" w:rsidR="00217C7B" w:rsidRDefault="00E77E4A" w:rsidP="00E54499">
      <w:pPr>
        <w:spacing w:after="0" w:line="240" w:lineRule="auto"/>
        <w:jc w:val="both"/>
        <w:rPr>
          <w:ins w:id="84" w:author="Microsoft account" w:date="2022-08-07T12:05:00Z"/>
          <w:rFonts w:ascii="Arial" w:hAnsi="Arial" w:cs="Arial"/>
          <w:lang w:val="en-US"/>
        </w:rPr>
      </w:pPr>
      <w:ins w:id="85" w:author="Microsoft account" w:date="2022-08-07T12:14:00Z">
        <w:r>
          <w:rPr>
            <w:rFonts w:ascii="Arial" w:hAnsi="Arial" w:cs="Arial"/>
            <w:lang w:val="en-US"/>
          </w:rPr>
          <w:t xml:space="preserve">For the remaining missing values, scatterplot facets were generated in </w:t>
        </w:r>
        <w:proofErr w:type="spellStart"/>
        <w:r>
          <w:rPr>
            <w:rFonts w:ascii="Arial" w:hAnsi="Arial" w:cs="Arial"/>
            <w:lang w:val="en-US"/>
          </w:rPr>
          <w:t>OpenRefine</w:t>
        </w:r>
      </w:ins>
      <w:proofErr w:type="spellEnd"/>
      <w:ins w:id="86" w:author="Microsoft account" w:date="2022-08-07T12:15:00Z">
        <w:r>
          <w:rPr>
            <w:rFonts w:ascii="Arial" w:hAnsi="Arial" w:cs="Arial"/>
            <w:lang w:val="en-US"/>
          </w:rPr>
          <w:t xml:space="preserve"> to highlight correlation with other features. A feature that correlated with the missing value feature was then selected and the two features plotted against each other in Excel with a linear relation</w:t>
        </w:r>
      </w:ins>
      <w:ins w:id="87" w:author="Microsoft account" w:date="2022-08-07T12:18:00Z">
        <w:r>
          <w:rPr>
            <w:rFonts w:ascii="Arial" w:hAnsi="Arial" w:cs="Arial"/>
            <w:lang w:val="en-US"/>
          </w:rPr>
          <w:t>ship determined and the resulting equation used to impute the missing value for each instance.</w:t>
        </w:r>
      </w:ins>
      <w:ins w:id="88" w:author="Microsoft account" w:date="2022-08-07T14:26:00Z">
        <w:r w:rsidR="00776DAA">
          <w:rPr>
            <w:rFonts w:ascii="Arial" w:hAnsi="Arial" w:cs="Arial"/>
            <w:lang w:val="en-US"/>
          </w:rPr>
          <w:t xml:space="preserve"> An example in </w:t>
        </w:r>
      </w:ins>
      <w:ins w:id="89"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_Ref110774973 \h </w:instrText>
        </w:r>
        <w:r w:rsidR="00776DAA">
          <w:rPr>
            <w:rFonts w:ascii="Arial" w:hAnsi="Arial" w:cs="Arial"/>
            <w:lang w:val="en-US"/>
          </w:rPr>
        </w:r>
      </w:ins>
      <w:r w:rsidR="00776DAA">
        <w:rPr>
          <w:rFonts w:ascii="Arial" w:hAnsi="Arial" w:cs="Arial"/>
          <w:lang w:val="en-US"/>
        </w:rPr>
        <w:fldChar w:fldCharType="separate"/>
      </w:r>
      <w:ins w:id="90" w:author="Microsoft account" w:date="2022-08-07T14:29:00Z">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w:t>
        </w:r>
      </w:ins>
      <w:ins w:id="91" w:author="Microsoft account" w:date="2022-08-07T14:30:00Z">
        <w:r w:rsidR="00776DAA">
          <w:rPr>
            <w:rFonts w:ascii="Arial" w:hAnsi="Arial" w:cs="Arial"/>
            <w:lang w:val="en-US"/>
          </w:rPr>
          <w:t xml:space="preserve"> </w:t>
        </w:r>
      </w:ins>
      <w:ins w:id="92"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_Ref110775002 \h </w:instrText>
        </w:r>
        <w:r w:rsidR="00776DAA">
          <w:rPr>
            <w:rFonts w:ascii="Arial" w:hAnsi="Arial" w:cs="Arial"/>
            <w:lang w:val="en-US"/>
          </w:rPr>
        </w:r>
      </w:ins>
      <w:r w:rsidR="00776DAA">
        <w:rPr>
          <w:rFonts w:ascii="Arial" w:hAnsi="Arial" w:cs="Arial"/>
          <w:lang w:val="en-US"/>
        </w:rPr>
        <w:fldChar w:fldCharType="separate"/>
      </w:r>
      <w:ins w:id="93" w:author="Microsoft account" w:date="2022-08-07T14:29:00Z">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w:t>
        </w:r>
      </w:ins>
      <w:ins w:id="94" w:author="Microsoft account" w:date="2022-08-07T14:26:00Z">
        <w:r w:rsidR="00776DAA">
          <w:rPr>
            <w:rFonts w:ascii="Arial" w:hAnsi="Arial" w:cs="Arial"/>
            <w:lang w:val="en-US"/>
          </w:rPr>
          <w:t xml:space="preserve">below show a strong correlation between the minimum </w:t>
        </w:r>
      </w:ins>
      <w:ins w:id="95" w:author="Microsoft account" w:date="2022-08-07T14:27:00Z">
        <w:r w:rsidR="00776DAA">
          <w:rPr>
            <w:rFonts w:ascii="Arial" w:hAnsi="Arial" w:cs="Arial"/>
            <w:lang w:val="en-US"/>
          </w:rPr>
          <w:t>temperature</w:t>
        </w:r>
      </w:ins>
      <w:ins w:id="96" w:author="Microsoft account" w:date="2022-08-07T14:26:00Z">
        <w:r w:rsidR="00776DAA">
          <w:rPr>
            <w:rFonts w:ascii="Arial" w:hAnsi="Arial" w:cs="Arial"/>
            <w:lang w:val="en-US"/>
          </w:rPr>
          <w:t xml:space="preserve"> </w:t>
        </w:r>
      </w:ins>
      <w:ins w:id="97" w:author="Microsoft account" w:date="2022-08-07T14:27:00Z">
        <w:r w:rsidR="00776DAA">
          <w:rPr>
            <w:rFonts w:ascii="Arial" w:hAnsi="Arial" w:cs="Arial"/>
            <w:lang w:val="en-US"/>
          </w:rPr>
          <w:lastRenderedPageBreak/>
          <w:t>and the 9am temperature and the equation which was used to impute a missing minimum temperature value.</w:t>
        </w:r>
      </w:ins>
      <w:ins w:id="98" w:author="Microsoft account" w:date="2022-08-07T14:39:00Z">
        <w:r w:rsidR="00217C7B">
          <w:rPr>
            <w:rFonts w:ascii="Arial" w:hAnsi="Arial" w:cs="Arial"/>
            <w:lang w:val="en-US"/>
          </w:rPr>
          <w:t xml:space="preserve"> On row in particular (data from 08/07/2021) contained several missing values. Some of the imputations for these data were based on lower confidence correlations, however after discussing </w:t>
        </w:r>
      </w:ins>
      <w:ins w:id="99" w:author="Microsoft account" w:date="2022-08-07T14:41:00Z">
        <w:r w:rsidR="00217C7B">
          <w:rPr>
            <w:rFonts w:ascii="Arial" w:hAnsi="Arial" w:cs="Arial"/>
            <w:lang w:val="en-US"/>
          </w:rPr>
          <w:t>whether the row should be deleted from the dataset, it was decided that the imputations were robust enough not to affect the model output.</w:t>
        </w:r>
      </w:ins>
    </w:p>
    <w:p w14:paraId="2971134D" w14:textId="4F49DD70" w:rsidR="00E54499" w:rsidDel="00E603BC" w:rsidRDefault="00E54499" w:rsidP="00E54499">
      <w:pPr>
        <w:spacing w:after="0" w:line="240" w:lineRule="auto"/>
        <w:jc w:val="both"/>
        <w:rPr>
          <w:del w:id="100" w:author="Microsoft account" w:date="2022-08-07T12:30:00Z"/>
          <w:rFonts w:ascii="Arial" w:hAnsi="Arial" w:cs="Arial"/>
          <w:lang w:val="en-US"/>
        </w:rPr>
      </w:pPr>
      <w:del w:id="101" w:author="Microsoft account" w:date="2022-08-07T11:48:00Z">
        <w:r w:rsidDel="00F95580">
          <w:rPr>
            <w:rFonts w:ascii="Arial" w:hAnsi="Arial" w:cs="Arial"/>
            <w:lang w:val="en-US"/>
          </w:rPr>
          <w:delText>W</w:delText>
        </w:r>
      </w:del>
      <w:del w:id="102" w:author="Microsoft account" w:date="2022-08-07T12:19:00Z">
        <w:r w:rsidDel="00E77E4A">
          <w:rPr>
            <w:rFonts w:ascii="Arial" w:hAnsi="Arial" w:cs="Arial"/>
            <w:lang w:val="en-US"/>
          </w:rPr>
          <w:delText>ith the weather dataset</w:delText>
        </w:r>
      </w:del>
      <w:del w:id="103" w:author="Microsoft account" w:date="2022-08-07T11:51:00Z">
        <w:r w:rsidDel="00F95580">
          <w:rPr>
            <w:rFonts w:ascii="Arial" w:hAnsi="Arial" w:cs="Arial"/>
            <w:lang w:val="en-US"/>
          </w:rPr>
          <w:delText>,</w:delText>
        </w:r>
      </w:del>
      <w:del w:id="104" w:author="Microsoft account" w:date="2022-08-07T12:19:00Z">
        <w:r w:rsidDel="00E77E4A">
          <w:rPr>
            <w:rFonts w:ascii="Arial" w:hAnsi="Arial" w:cs="Arial"/>
            <w:lang w:val="en-US"/>
          </w:rPr>
          <w:delText xml:space="preserve"> </w:delText>
        </w:r>
        <w:r w:rsidR="00195812" w:rsidDel="00E77E4A">
          <w:rPr>
            <w:rFonts w:ascii="Arial" w:hAnsi="Arial" w:cs="Arial"/>
            <w:lang w:val="en-US"/>
          </w:rPr>
          <w:delText>w</w:delText>
        </w:r>
      </w:del>
      <w:del w:id="105" w:author="Microsoft account" w:date="2022-08-07T11:48:00Z">
        <w:r w:rsidR="00195812" w:rsidDel="00F95580">
          <w:rPr>
            <w:rFonts w:ascii="Arial" w:hAnsi="Arial" w:cs="Arial"/>
            <w:lang w:val="en-US"/>
          </w:rPr>
          <w:delText>e’ve</w:delText>
        </w:r>
      </w:del>
      <w:del w:id="106" w:author="Microsoft account" w:date="2022-08-07T12:19:00Z">
        <w:r w:rsidR="00195812" w:rsidDel="00E77E4A">
          <w:rPr>
            <w:rFonts w:ascii="Arial" w:hAnsi="Arial" w:cs="Arial"/>
            <w:lang w:val="en-US"/>
          </w:rPr>
          <w:delText xml:space="preserve"> </w:delText>
        </w:r>
        <w:r w:rsidR="00195812" w:rsidRPr="00195812" w:rsidDel="00E77E4A">
          <w:rPr>
            <w:rFonts w:ascii="Arial" w:hAnsi="Arial" w:cs="Arial"/>
            <w:lang w:val="en-US"/>
          </w:rPr>
          <w:delText>look</w:delText>
        </w:r>
      </w:del>
      <w:del w:id="107" w:author="Microsoft account" w:date="2022-08-07T11:48:00Z">
        <w:r w:rsidR="00195812" w:rsidDel="00F95580">
          <w:rPr>
            <w:rFonts w:ascii="Arial" w:hAnsi="Arial" w:cs="Arial"/>
            <w:lang w:val="en-US"/>
          </w:rPr>
          <w:delText>ed</w:delText>
        </w:r>
      </w:del>
      <w:del w:id="108" w:author="Microsoft account" w:date="2022-08-07T12:19:00Z">
        <w:r w:rsidR="00195812" w:rsidRPr="00195812" w:rsidDel="00E77E4A">
          <w:rPr>
            <w:rFonts w:ascii="Arial" w:hAnsi="Arial" w:cs="Arial"/>
            <w:lang w:val="en-US"/>
          </w:rPr>
          <w:delText xml:space="preserve"> at each feature in a scatterplot facet in OpenRefine to </w:delText>
        </w:r>
      </w:del>
      <w:del w:id="109" w:author="Microsoft account" w:date="2022-08-07T11:48:00Z">
        <w:r w:rsidR="00195812" w:rsidRPr="00195812" w:rsidDel="00F95580">
          <w:rPr>
            <w:rFonts w:ascii="Arial" w:hAnsi="Arial" w:cs="Arial"/>
            <w:lang w:val="en-US"/>
          </w:rPr>
          <w:delText>figure out</w:delText>
        </w:r>
      </w:del>
      <w:del w:id="110" w:author="Microsoft account" w:date="2022-08-07T12:19:00Z">
        <w:r w:rsidR="00195812" w:rsidRPr="00195812" w:rsidDel="00E77E4A">
          <w:rPr>
            <w:rFonts w:ascii="Arial" w:hAnsi="Arial" w:cs="Arial"/>
            <w:lang w:val="en-US"/>
          </w:rPr>
          <w:delText xml:space="preserve"> which feature correlated with the feature that was missing data. </w:delText>
        </w:r>
      </w:del>
      <w:del w:id="111" w:author="Microsoft account" w:date="2022-08-07T11:49:00Z">
        <w:r w:rsidR="00FF1346" w:rsidDel="00F95580">
          <w:rPr>
            <w:rFonts w:ascii="Arial" w:hAnsi="Arial" w:cs="Arial"/>
            <w:lang w:val="en-US"/>
          </w:rPr>
          <w:delText>We</w:delText>
        </w:r>
        <w:r w:rsidR="00195812" w:rsidRPr="00195812" w:rsidDel="00F95580">
          <w:rPr>
            <w:rFonts w:ascii="Arial" w:hAnsi="Arial" w:cs="Arial"/>
            <w:lang w:val="en-US"/>
          </w:rPr>
          <w:delText xml:space="preserve"> then plotted t</w:delText>
        </w:r>
      </w:del>
      <w:del w:id="112" w:author="Microsoft account" w:date="2022-08-07T12:19:00Z">
        <w:r w:rsidR="00195812" w:rsidRPr="00195812" w:rsidDel="00E77E4A">
          <w:rPr>
            <w:rFonts w:ascii="Arial" w:hAnsi="Arial" w:cs="Arial"/>
            <w:lang w:val="en-US"/>
          </w:rPr>
          <w:delText xml:space="preserve">hese two features in Excel, </w:delText>
        </w:r>
      </w:del>
      <w:del w:id="113" w:author="Microsoft account" w:date="2022-08-07T11:49:00Z">
        <w:r w:rsidR="00195812" w:rsidRPr="00195812" w:rsidDel="00F95580">
          <w:rPr>
            <w:rFonts w:ascii="Arial" w:hAnsi="Arial" w:cs="Arial"/>
            <w:lang w:val="en-US"/>
          </w:rPr>
          <w:delText>got a</w:delText>
        </w:r>
      </w:del>
      <w:del w:id="114" w:author="Microsoft account" w:date="2022-08-07T12:19:00Z">
        <w:r w:rsidR="00195812" w:rsidRPr="00195812" w:rsidDel="00E77E4A">
          <w:rPr>
            <w:rFonts w:ascii="Arial" w:hAnsi="Arial" w:cs="Arial"/>
            <w:lang w:val="en-US"/>
          </w:rPr>
          <w:delText xml:space="preserve"> linear correlation</w:delText>
        </w:r>
        <w:r w:rsidR="0040040D" w:rsidDel="00E77E4A">
          <w:rPr>
            <w:rFonts w:ascii="Arial" w:hAnsi="Arial" w:cs="Arial"/>
            <w:lang w:val="en-US"/>
          </w:rPr>
          <w:delText xml:space="preserve"> </w:delText>
        </w:r>
        <w:r w:rsidR="00195812" w:rsidRPr="00195812" w:rsidDel="00E77E4A">
          <w:rPr>
            <w:rFonts w:ascii="Arial" w:hAnsi="Arial" w:cs="Arial"/>
            <w:lang w:val="en-US"/>
          </w:rPr>
          <w:delText>equation</w:delText>
        </w:r>
      </w:del>
      <w:del w:id="115" w:author="Microsoft account" w:date="2022-08-07T11:49:00Z">
        <w:r w:rsidR="00195812" w:rsidRPr="00195812" w:rsidDel="00F95580">
          <w:rPr>
            <w:rFonts w:ascii="Arial" w:hAnsi="Arial" w:cs="Arial"/>
            <w:lang w:val="en-US"/>
          </w:rPr>
          <w:delText xml:space="preserve"> and</w:delText>
        </w:r>
      </w:del>
      <w:del w:id="116" w:author="Microsoft account" w:date="2022-08-07T12:19:00Z">
        <w:r w:rsidR="00195812" w:rsidRPr="00195812" w:rsidDel="00E77E4A">
          <w:rPr>
            <w:rFonts w:ascii="Arial" w:hAnsi="Arial" w:cs="Arial"/>
            <w:lang w:val="en-US"/>
          </w:rPr>
          <w:delText xml:space="preserve"> used</w:delText>
        </w:r>
      </w:del>
      <w:del w:id="117" w:author="Microsoft account" w:date="2022-08-07T11:49:00Z">
        <w:r w:rsidR="00195812" w:rsidRPr="00195812" w:rsidDel="00F95580">
          <w:rPr>
            <w:rFonts w:ascii="Arial" w:hAnsi="Arial" w:cs="Arial"/>
            <w:lang w:val="en-US"/>
          </w:rPr>
          <w:delText xml:space="preserve"> this</w:delText>
        </w:r>
      </w:del>
      <w:del w:id="118" w:author="Microsoft account" w:date="2022-08-07T12:19:00Z">
        <w:r w:rsidR="00195812" w:rsidRPr="00195812" w:rsidDel="00E77E4A">
          <w:rPr>
            <w:rFonts w:ascii="Arial" w:hAnsi="Arial" w:cs="Arial"/>
            <w:lang w:val="en-US"/>
          </w:rPr>
          <w:delText xml:space="preserve"> to impute each missing value.</w:delText>
        </w:r>
        <w:r w:rsidR="000E39C1" w:rsidDel="00E77E4A">
          <w:rPr>
            <w:rFonts w:ascii="Arial" w:hAnsi="Arial" w:cs="Arial"/>
            <w:lang w:val="en-US"/>
          </w:rPr>
          <w:delText xml:space="preserve"> </w:delText>
        </w:r>
      </w:del>
      <w:del w:id="119" w:author="Microsoft account" w:date="2022-08-07T12:30:00Z">
        <w:r w:rsidR="000E39C1" w:rsidDel="00E603BC">
          <w:rPr>
            <w:rFonts w:ascii="Arial" w:hAnsi="Arial" w:cs="Arial"/>
            <w:lang w:val="en-US"/>
          </w:rPr>
          <w:delText>W</w:delText>
        </w:r>
        <w:r w:rsidDel="00E603BC">
          <w:rPr>
            <w:rFonts w:ascii="Arial" w:hAnsi="Arial" w:cs="Arial"/>
            <w:lang w:val="en-US"/>
          </w:rPr>
          <w:delText>e’ve t</w:delText>
        </w:r>
        <w:r w:rsidRPr="00AB1ED5" w:rsidDel="00E603BC">
          <w:rPr>
            <w:rFonts w:ascii="Arial" w:hAnsi="Arial" w:cs="Arial"/>
            <w:lang w:val="en-US"/>
          </w:rPr>
          <w:delText>ransformed necessary columns from value to numeric</w:delText>
        </w:r>
        <w:r w:rsidDel="00E603BC">
          <w:rPr>
            <w:rFonts w:ascii="Arial" w:hAnsi="Arial" w:cs="Arial"/>
            <w:lang w:val="en-US"/>
          </w:rPr>
          <w:delText xml:space="preserve">, </w:delText>
        </w:r>
        <w:r w:rsidRPr="00AB1ED5" w:rsidDel="00E603BC">
          <w:rPr>
            <w:rFonts w:ascii="Arial" w:hAnsi="Arial" w:cs="Arial"/>
            <w:lang w:val="en-US"/>
          </w:rPr>
          <w:delText>from value to text</w:delText>
        </w:r>
        <w:r w:rsidDel="00E603BC">
          <w:rPr>
            <w:rFonts w:ascii="Arial" w:hAnsi="Arial" w:cs="Arial"/>
            <w:lang w:val="en-US"/>
          </w:rPr>
          <w:delText>, and filled in blanks. We’ve p</w:delText>
        </w:r>
        <w:r w:rsidRPr="00AB1ED5" w:rsidDel="00E603BC">
          <w:rPr>
            <w:rFonts w:ascii="Arial" w:hAnsi="Arial" w:cs="Arial"/>
            <w:lang w:val="en-US"/>
          </w:rPr>
          <w:delTex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5658B7EF" w14:textId="33A6376B" w:rsidR="003365A5" w:rsidRDefault="003365A5" w:rsidP="00E54499">
      <w:pPr>
        <w:spacing w:after="0" w:line="240" w:lineRule="auto"/>
        <w:jc w:val="both"/>
        <w:rPr>
          <w:rFonts w:ascii="Arial" w:hAnsi="Arial" w:cs="Arial"/>
          <w:lang w:val="en-US"/>
        </w:rPr>
      </w:pPr>
    </w:p>
    <w:p w14:paraId="09E15138" w14:textId="0D6B03FF"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t>
      </w:r>
      <w:del w:id="120" w:author="Microsoft account" w:date="2022-08-07T14:30:00Z">
        <w:r w:rsidDel="00776DAA">
          <w:rPr>
            <w:rFonts w:ascii="Arial" w:hAnsi="Arial" w:cs="Arial"/>
            <w:lang w:val="en-US"/>
          </w:rPr>
          <w:delText xml:space="preserve">we have combined </w:delText>
        </w:r>
      </w:del>
      <w:r>
        <w:rPr>
          <w:rFonts w:ascii="Arial" w:hAnsi="Arial" w:cs="Arial"/>
          <w:lang w:val="en-US"/>
        </w:rPr>
        <w:t>the price-demand dataset and weather dataset</w:t>
      </w:r>
      <w:ins w:id="121" w:author="Microsoft account" w:date="2022-08-07T14:30:00Z">
        <w:r w:rsidR="00776DAA">
          <w:rPr>
            <w:rFonts w:ascii="Arial" w:hAnsi="Arial" w:cs="Arial"/>
            <w:lang w:val="en-US"/>
          </w:rPr>
          <w:t xml:space="preserve"> were combined</w:t>
        </w:r>
      </w:ins>
      <w:r>
        <w:rPr>
          <w:rFonts w:ascii="Arial" w:hAnsi="Arial" w:cs="Arial"/>
          <w:lang w:val="en-US"/>
        </w:rPr>
        <w:t xml:space="preserve">, with the date as the common feature. </w:t>
      </w:r>
    </w:p>
    <w:p w14:paraId="0AA8D433" w14:textId="5BC2DF5F" w:rsidR="003365A5" w:rsidRDefault="00194ACD" w:rsidP="00E54499">
      <w:pPr>
        <w:spacing w:after="0" w:line="240" w:lineRule="auto"/>
        <w:jc w:val="both"/>
        <w:rPr>
          <w:ins w:id="122" w:author="Microsoft account" w:date="2022-08-07T12:31:00Z"/>
          <w:rFonts w:ascii="Arial" w:hAnsi="Arial" w:cs="Arial"/>
          <w:lang w:val="en-US"/>
        </w:rPr>
      </w:pPr>
      <w:ins w:id="123" w:author="Microsoft account" w:date="2022-08-07T12:35:00Z">
        <w:r>
          <w:rPr>
            <w:noProof/>
          </w:rPr>
          <mc:AlternateContent>
            <mc:Choice Requires="wps">
              <w:drawing>
                <wp:anchor distT="0" distB="0" distL="114300" distR="114300" simplePos="0" relativeHeight="251674624" behindDoc="0" locked="0" layoutInCell="1" allowOverlap="1" wp14:anchorId="361921AD" wp14:editId="460FD566">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rsidP="00194ACD">
                              <w:pPr>
                                <w:pStyle w:val="Caption"/>
                                <w:rPr>
                                  <w:noProof/>
                                </w:rPr>
                                <w:pPrChange w:id="124" w:author="Microsoft account" w:date="2022-08-07T12:35:00Z">
                                  <w:pPr>
                                    <w:spacing w:after="0" w:line="240" w:lineRule="auto"/>
                                    <w:jc w:val="both"/>
                                  </w:pPr>
                                </w:pPrChange>
                              </w:pPr>
                              <w:bookmarkStart w:id="125" w:name="_Ref110774973"/>
                              <w:ins w:id="126" w:author="Microsoft account" w:date="2022-08-07T12:35:00Z">
                                <w:r>
                                  <w:t xml:space="preserve">Figure </w:t>
                                </w:r>
                                <w:r>
                                  <w:fldChar w:fldCharType="begin"/>
                                </w:r>
                                <w:r>
                                  <w:instrText xml:space="preserve"> SEQ Figure \* ARABIC </w:instrText>
                                </w:r>
                              </w:ins>
                              <w:r>
                                <w:fldChar w:fldCharType="separate"/>
                              </w:r>
                              <w:ins w:id="127" w:author="Microsoft account" w:date="2022-08-07T12:37:00Z">
                                <w:r>
                                  <w:rPr>
                                    <w:noProof/>
                                  </w:rPr>
                                  <w:t>1</w:t>
                                </w:r>
                              </w:ins>
                              <w:ins w:id="128" w:author="Microsoft account" w:date="2022-08-07T12:35:00Z">
                                <w:r>
                                  <w:fldChar w:fldCharType="end"/>
                                </w:r>
                                <w:bookmarkEnd w:id="125"/>
                                <w:r>
                                  <w:t xml:space="preserve">: Scatterplot from Google </w:t>
                                </w:r>
                                <w:proofErr w:type="spellStart"/>
                                <w:r>
                                  <w:t>OpenRefine</w:t>
                                </w:r>
                                <w:proofErr w:type="spellEnd"/>
                                <w:r>
                                  <w:rPr>
                                    <w:noProof/>
                                  </w:rPr>
                                  <w:t xml:space="preserve"> showing correlations between features in the weather dataset</w:t>
                                </w:r>
                              </w:ins>
                              <w:ins w:id="129" w:author="Microsoft account" w:date="2022-08-07T12:37:00Z">
                                <w:r>
                                  <w:rPr>
                                    <w:noProof/>
                                  </w:rPr>
                                  <w:t>. These plots used for data imputation and model feature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" stroked="f">
                  <v:textbox style="mso-fit-shape-to-text:t" inset="0,0,0,0">
                    <w:txbxContent>
                      <w:p w14:paraId="45E7FC79" w14:textId="65268427" w:rsidR="00194ACD" w:rsidRPr="00FB104C" w:rsidRDefault="00194ACD" w:rsidP="00194ACD">
                        <w:pPr>
                          <w:pStyle w:val="Caption"/>
                          <w:rPr>
                            <w:noProof/>
                          </w:rPr>
                          <w:pPrChange w:id="130" w:author="Microsoft account" w:date="2022-08-07T12:35:00Z">
                            <w:pPr>
                              <w:spacing w:after="0" w:line="240" w:lineRule="auto"/>
                              <w:jc w:val="both"/>
                            </w:pPr>
                          </w:pPrChange>
                        </w:pPr>
                        <w:bookmarkStart w:id="131" w:name="_Ref110774973"/>
                        <w:ins w:id="132" w:author="Microsoft account" w:date="2022-08-07T12:35:00Z">
                          <w:r>
                            <w:t xml:space="preserve">Figure </w:t>
                          </w:r>
                          <w:r>
                            <w:fldChar w:fldCharType="begin"/>
                          </w:r>
                          <w:r>
                            <w:instrText xml:space="preserve"> SEQ Figure \* ARABIC </w:instrText>
                          </w:r>
                        </w:ins>
                        <w:r>
                          <w:fldChar w:fldCharType="separate"/>
                        </w:r>
                        <w:ins w:id="133" w:author="Microsoft account" w:date="2022-08-07T12:37:00Z">
                          <w:r>
                            <w:rPr>
                              <w:noProof/>
                            </w:rPr>
                            <w:t>1</w:t>
                          </w:r>
                        </w:ins>
                        <w:ins w:id="134" w:author="Microsoft account" w:date="2022-08-07T12:35:00Z">
                          <w:r>
                            <w:fldChar w:fldCharType="end"/>
                          </w:r>
                          <w:bookmarkEnd w:id="131"/>
                          <w:r>
                            <w:t xml:space="preserve">: Scatterplot from Google </w:t>
                          </w:r>
                          <w:proofErr w:type="spellStart"/>
                          <w:r>
                            <w:t>OpenRefine</w:t>
                          </w:r>
                          <w:proofErr w:type="spellEnd"/>
                          <w:r>
                            <w:rPr>
                              <w:noProof/>
                            </w:rPr>
                            <w:t xml:space="preserve"> showing correlations between features in the weather dataset</w:t>
                          </w:r>
                        </w:ins>
                        <w:ins w:id="135" w:author="Microsoft account" w:date="2022-08-07T12:37:00Z">
                          <w:r>
                            <w:rPr>
                              <w:noProof/>
                            </w:rPr>
                            <w:t>. These plots used for data imputation and model feature selection.</w:t>
                          </w:r>
                        </w:ins>
                      </w:p>
                    </w:txbxContent>
                  </v:textbox>
                  <w10:wrap type="topAndBottom"/>
                </v:shape>
              </w:pict>
            </mc:Fallback>
          </mc:AlternateContent>
        </w:r>
      </w:ins>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2C3F355A" w:rsidR="00E603BC" w:rsidRDefault="00E603BC" w:rsidP="00E54499">
      <w:pPr>
        <w:spacing w:after="0" w:line="240" w:lineRule="auto"/>
        <w:jc w:val="both"/>
        <w:rPr>
          <w:ins w:id="136" w:author="Microsoft account" w:date="2022-08-07T12:33:00Z"/>
          <w:rFonts w:ascii="Arial" w:hAnsi="Arial" w:cs="Arial"/>
          <w:lang w:val="en-US"/>
        </w:rPr>
      </w:pPr>
    </w:p>
    <w:p w14:paraId="23E36387" w14:textId="069485DD" w:rsidR="00194ACD" w:rsidRDefault="00194ACD" w:rsidP="00E54499">
      <w:pPr>
        <w:spacing w:after="0" w:line="240" w:lineRule="auto"/>
        <w:jc w:val="both"/>
        <w:rPr>
          <w:ins w:id="137" w:author="Microsoft account" w:date="2022-08-07T12:33:00Z"/>
          <w:rFonts w:ascii="Arial" w:hAnsi="Arial" w:cs="Arial"/>
          <w:lang w:val="en-US"/>
        </w:rPr>
      </w:pPr>
      <w:ins w:id="138" w:author="Microsoft account" w:date="2022-08-07T12:37:00Z">
        <w:r>
          <w:rPr>
            <w:noProof/>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rsidP="00194ACD">
                              <w:pPr>
                                <w:pStyle w:val="Caption"/>
                                <w:rPr>
                                  <w:noProof/>
                                </w:rPr>
                                <w:pPrChange w:id="139" w:author="Microsoft account" w:date="2022-08-07T12:37:00Z">
                                  <w:pPr>
                                    <w:spacing w:after="0" w:line="240" w:lineRule="auto"/>
                                    <w:jc w:val="both"/>
                                  </w:pPr>
                                </w:pPrChange>
                              </w:pPr>
                              <w:bookmarkStart w:id="140" w:name="_Ref110775002"/>
                              <w:ins w:id="141" w:author="Microsoft account" w:date="2022-08-07T12:37:00Z">
                                <w:r>
                                  <w:t xml:space="preserve">Figure </w:t>
                                </w:r>
                                <w:r>
                                  <w:fldChar w:fldCharType="begin"/>
                                </w:r>
                                <w:r>
                                  <w:instrText xml:space="preserve"> SEQ Figure \* ARABIC </w:instrText>
                                </w:r>
                              </w:ins>
                              <w:r>
                                <w:fldChar w:fldCharType="separate"/>
                              </w:r>
                              <w:ins w:id="142" w:author="Microsoft account" w:date="2022-08-07T12:37:00Z">
                                <w:r>
                                  <w:rPr>
                                    <w:noProof/>
                                  </w:rPr>
                                  <w:t>2</w:t>
                                </w:r>
                                <w:r>
                                  <w:fldChar w:fldCharType="end"/>
                                </w:r>
                                <w:bookmarkEnd w:id="140"/>
                                <w:r>
                                  <w:t>: Excel plot showing linear relationship and equation used for imputation of missing minimum temperature value.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ydNAIAAHI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" stroked="f">
                  <v:textbox style="mso-fit-shape-to-text:t" inset="0,0,0,0">
                    <w:txbxContent>
                      <w:p w14:paraId="376B6BB4" w14:textId="7342CFB0" w:rsidR="00194ACD" w:rsidRPr="000602B8" w:rsidRDefault="00194ACD" w:rsidP="00194ACD">
                        <w:pPr>
                          <w:pStyle w:val="Caption"/>
                          <w:rPr>
                            <w:noProof/>
                          </w:rPr>
                          <w:pPrChange w:id="143" w:author="Microsoft account" w:date="2022-08-07T12:37:00Z">
                            <w:pPr>
                              <w:spacing w:after="0" w:line="240" w:lineRule="auto"/>
                              <w:jc w:val="both"/>
                            </w:pPr>
                          </w:pPrChange>
                        </w:pPr>
                        <w:bookmarkStart w:id="144" w:name="_Ref110775002"/>
                        <w:ins w:id="145" w:author="Microsoft account" w:date="2022-08-07T12:37:00Z">
                          <w:r>
                            <w:t xml:space="preserve">Figure </w:t>
                          </w:r>
                          <w:r>
                            <w:fldChar w:fldCharType="begin"/>
                          </w:r>
                          <w:r>
                            <w:instrText xml:space="preserve"> SEQ Figure \* ARABIC </w:instrText>
                          </w:r>
                        </w:ins>
                        <w:r>
                          <w:fldChar w:fldCharType="separate"/>
                        </w:r>
                        <w:ins w:id="146" w:author="Microsoft account" w:date="2022-08-07T12:37:00Z">
                          <w:r>
                            <w:rPr>
                              <w:noProof/>
                            </w:rPr>
                            <w:t>2</w:t>
                          </w:r>
                          <w:r>
                            <w:fldChar w:fldCharType="end"/>
                          </w:r>
                          <w:bookmarkEnd w:id="144"/>
                          <w:r>
                            <w:t>: Excel plot showing linear relationship and equation used for imputation of missing minimum temperature value.</w:t>
                          </w:r>
                        </w:ins>
                      </w:p>
                    </w:txbxContent>
                  </v:textbox>
                </v:shape>
              </w:pict>
            </mc:Fallback>
          </mc:AlternateContent>
        </w:r>
      </w:ins>
      <w:r>
        <w:rPr>
          <w:noProof/>
          <w:lang w:eastAsia="en-AU"/>
        </w:rPr>
        <w:drawing>
          <wp:anchor distT="0" distB="0" distL="114300" distR="114300" simplePos="0" relativeHeight="251661312" behindDoc="1" locked="0" layoutInCell="1" allowOverlap="1" wp14:anchorId="780C1DE9" wp14:editId="2C73FB91">
            <wp:simplePos x="0" y="0"/>
            <wp:positionH relativeFrom="column">
              <wp:posOffset>203200</wp:posOffset>
            </wp:positionH>
            <wp:positionV relativeFrom="paragraph">
              <wp:posOffset>11430</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176B54F2" w14:textId="413CCF23" w:rsidR="00194ACD" w:rsidRDefault="00194ACD" w:rsidP="00E54499">
      <w:pPr>
        <w:spacing w:after="0" w:line="240" w:lineRule="auto"/>
        <w:jc w:val="both"/>
        <w:rPr>
          <w:ins w:id="147" w:author="Microsoft account" w:date="2022-08-07T12:33:00Z"/>
          <w:rFonts w:ascii="Arial" w:hAnsi="Arial" w:cs="Arial"/>
          <w:lang w:val="en-US"/>
        </w:rPr>
      </w:pPr>
    </w:p>
    <w:p w14:paraId="3717D0C9" w14:textId="77777777" w:rsidR="00194ACD" w:rsidRDefault="00194ACD" w:rsidP="00E54499">
      <w:pPr>
        <w:spacing w:after="0" w:line="240" w:lineRule="auto"/>
        <w:jc w:val="both"/>
        <w:rPr>
          <w:ins w:id="148" w:author="Microsoft account" w:date="2022-08-07T12:36:00Z"/>
          <w:rFonts w:ascii="Arial" w:hAnsi="Arial" w:cs="Arial"/>
          <w:lang w:val="en-US"/>
        </w:rPr>
      </w:pPr>
    </w:p>
    <w:p w14:paraId="72BFEB4D" w14:textId="77777777" w:rsidR="00194ACD" w:rsidRDefault="00194ACD" w:rsidP="00E54499">
      <w:pPr>
        <w:spacing w:after="0" w:line="240" w:lineRule="auto"/>
        <w:jc w:val="both"/>
        <w:rPr>
          <w:ins w:id="149" w:author="Microsoft account" w:date="2022-08-07T12:36:00Z"/>
          <w:rFonts w:ascii="Arial" w:hAnsi="Arial" w:cs="Arial"/>
          <w:lang w:val="en-US"/>
        </w:rPr>
      </w:pPr>
    </w:p>
    <w:p w14:paraId="47B2DCD0" w14:textId="77777777" w:rsidR="00194ACD" w:rsidRDefault="00194ACD" w:rsidP="00E54499">
      <w:pPr>
        <w:spacing w:after="0" w:line="240" w:lineRule="auto"/>
        <w:jc w:val="both"/>
        <w:rPr>
          <w:ins w:id="150" w:author="Microsoft account" w:date="2022-08-07T12:36:00Z"/>
          <w:rFonts w:ascii="Arial" w:hAnsi="Arial" w:cs="Arial"/>
          <w:lang w:val="en-US"/>
        </w:rPr>
      </w:pPr>
    </w:p>
    <w:p w14:paraId="33CDEA82" w14:textId="77777777" w:rsidR="00194ACD" w:rsidRDefault="00194ACD" w:rsidP="00E54499">
      <w:pPr>
        <w:spacing w:after="0" w:line="240" w:lineRule="auto"/>
        <w:jc w:val="both"/>
        <w:rPr>
          <w:ins w:id="151" w:author="Microsoft account" w:date="2022-08-07T12:36:00Z"/>
          <w:rFonts w:ascii="Arial" w:hAnsi="Arial" w:cs="Arial"/>
          <w:lang w:val="en-US"/>
        </w:rPr>
      </w:pPr>
    </w:p>
    <w:p w14:paraId="7DAA59FC" w14:textId="77777777" w:rsidR="00194ACD" w:rsidRDefault="00194ACD" w:rsidP="00E54499">
      <w:pPr>
        <w:spacing w:after="0" w:line="240" w:lineRule="auto"/>
        <w:jc w:val="both"/>
        <w:rPr>
          <w:ins w:id="152" w:author="Microsoft account" w:date="2022-08-07T12:36:00Z"/>
          <w:rFonts w:ascii="Arial" w:hAnsi="Arial" w:cs="Arial"/>
          <w:lang w:val="en-US"/>
        </w:rPr>
      </w:pPr>
    </w:p>
    <w:p w14:paraId="0B4B13CF" w14:textId="77777777" w:rsidR="00194ACD" w:rsidRDefault="00194ACD" w:rsidP="00E54499">
      <w:pPr>
        <w:spacing w:after="0" w:line="240" w:lineRule="auto"/>
        <w:jc w:val="both"/>
        <w:rPr>
          <w:ins w:id="153" w:author="Microsoft account" w:date="2022-08-07T12:36:00Z"/>
          <w:rFonts w:ascii="Arial" w:hAnsi="Arial" w:cs="Arial"/>
          <w:lang w:val="en-US"/>
        </w:rPr>
      </w:pPr>
    </w:p>
    <w:p w14:paraId="5A439808" w14:textId="77777777" w:rsidR="00194ACD" w:rsidRDefault="00194ACD" w:rsidP="00E54499">
      <w:pPr>
        <w:spacing w:after="0" w:line="240" w:lineRule="auto"/>
        <w:jc w:val="both"/>
        <w:rPr>
          <w:ins w:id="154" w:author="Microsoft account" w:date="2022-08-07T12:36:00Z"/>
          <w:rFonts w:ascii="Arial" w:hAnsi="Arial" w:cs="Arial"/>
          <w:lang w:val="en-US"/>
        </w:rPr>
      </w:pPr>
    </w:p>
    <w:p w14:paraId="6E2C4EB5" w14:textId="77777777" w:rsidR="00194ACD" w:rsidRDefault="00194ACD" w:rsidP="00E54499">
      <w:pPr>
        <w:spacing w:after="0" w:line="240" w:lineRule="auto"/>
        <w:jc w:val="both"/>
        <w:rPr>
          <w:ins w:id="155" w:author="Microsoft account" w:date="2022-08-07T12:36:00Z"/>
          <w:rFonts w:ascii="Arial" w:hAnsi="Arial" w:cs="Arial"/>
          <w:lang w:val="en-US"/>
        </w:rPr>
      </w:pPr>
    </w:p>
    <w:p w14:paraId="34D473DC" w14:textId="77777777" w:rsidR="00194ACD" w:rsidRDefault="00194ACD" w:rsidP="00E54499">
      <w:pPr>
        <w:spacing w:after="0" w:line="240" w:lineRule="auto"/>
        <w:jc w:val="both"/>
        <w:rPr>
          <w:ins w:id="156" w:author="Microsoft account" w:date="2022-08-07T12:36:00Z"/>
          <w:rFonts w:ascii="Arial" w:hAnsi="Arial" w:cs="Arial"/>
          <w:lang w:val="en-US"/>
        </w:rPr>
      </w:pPr>
    </w:p>
    <w:p w14:paraId="556D8D5F" w14:textId="77777777" w:rsidR="00194ACD" w:rsidRDefault="00194ACD" w:rsidP="00E54499">
      <w:pPr>
        <w:spacing w:after="0" w:line="240" w:lineRule="auto"/>
        <w:jc w:val="both"/>
        <w:rPr>
          <w:ins w:id="157" w:author="Microsoft account" w:date="2022-08-07T12:36:00Z"/>
          <w:rFonts w:ascii="Arial" w:hAnsi="Arial" w:cs="Arial"/>
          <w:lang w:val="en-US"/>
        </w:rPr>
      </w:pPr>
    </w:p>
    <w:p w14:paraId="66D5562B" w14:textId="77777777" w:rsidR="00194ACD" w:rsidRDefault="00194ACD" w:rsidP="00E54499">
      <w:pPr>
        <w:spacing w:after="0" w:line="240" w:lineRule="auto"/>
        <w:jc w:val="both"/>
        <w:rPr>
          <w:ins w:id="158" w:author="Microsoft account" w:date="2022-08-07T12:36:00Z"/>
          <w:rFonts w:ascii="Arial" w:hAnsi="Arial" w:cs="Arial"/>
          <w:lang w:val="en-US"/>
        </w:rPr>
      </w:pPr>
    </w:p>
    <w:p w14:paraId="2157959A" w14:textId="77777777" w:rsidR="00194ACD" w:rsidRDefault="00194ACD" w:rsidP="00E54499">
      <w:pPr>
        <w:spacing w:after="0" w:line="240" w:lineRule="auto"/>
        <w:jc w:val="both"/>
        <w:rPr>
          <w:ins w:id="159" w:author="Microsoft account" w:date="2022-08-07T12:36:00Z"/>
          <w:rFonts w:ascii="Arial" w:hAnsi="Arial" w:cs="Arial"/>
          <w:lang w:val="en-US"/>
        </w:rPr>
      </w:pPr>
    </w:p>
    <w:p w14:paraId="3812F097" w14:textId="77777777" w:rsidR="00194ACD" w:rsidRDefault="00194ACD" w:rsidP="00E54499">
      <w:pPr>
        <w:spacing w:after="0" w:line="240" w:lineRule="auto"/>
        <w:jc w:val="both"/>
        <w:rPr>
          <w:ins w:id="160" w:author="Microsoft account" w:date="2022-08-07T12:36:00Z"/>
          <w:rFonts w:ascii="Arial" w:hAnsi="Arial" w:cs="Arial"/>
          <w:lang w:val="en-US"/>
        </w:rPr>
      </w:pPr>
    </w:p>
    <w:p w14:paraId="49A49ACF" w14:textId="77777777" w:rsidR="00194ACD" w:rsidRDefault="00194ACD" w:rsidP="00E54499">
      <w:pPr>
        <w:spacing w:after="0" w:line="240" w:lineRule="auto"/>
        <w:jc w:val="both"/>
        <w:rPr>
          <w:ins w:id="161" w:author="Microsoft account" w:date="2022-08-07T12:36:00Z"/>
          <w:rFonts w:ascii="Arial" w:hAnsi="Arial" w:cs="Arial"/>
          <w:lang w:val="en-US"/>
        </w:rPr>
      </w:pPr>
    </w:p>
    <w:p w14:paraId="4AD3DBC1" w14:textId="77777777" w:rsidR="00194ACD" w:rsidRDefault="00194ACD" w:rsidP="00E54499">
      <w:pPr>
        <w:spacing w:after="0" w:line="240" w:lineRule="auto"/>
        <w:jc w:val="both"/>
        <w:rPr>
          <w:ins w:id="162" w:author="Microsoft account" w:date="2022-08-07T12:36:00Z"/>
          <w:rFonts w:ascii="Arial" w:hAnsi="Arial" w:cs="Arial"/>
          <w:lang w:val="en-US"/>
        </w:rPr>
      </w:pPr>
    </w:p>
    <w:p w14:paraId="3CA24BD0" w14:textId="77777777" w:rsidR="00194ACD" w:rsidRDefault="00194ACD" w:rsidP="00E54499">
      <w:pPr>
        <w:spacing w:after="0" w:line="240" w:lineRule="auto"/>
        <w:jc w:val="both"/>
        <w:rPr>
          <w:ins w:id="163" w:author="Microsoft account" w:date="2022-08-07T12:36:00Z"/>
          <w:rFonts w:ascii="Arial" w:hAnsi="Arial" w:cs="Arial"/>
          <w:lang w:val="en-US"/>
        </w:rPr>
      </w:pPr>
    </w:p>
    <w:p w14:paraId="39433617" w14:textId="77777777" w:rsidR="00194ACD" w:rsidRDefault="00194ACD" w:rsidP="00E54499">
      <w:pPr>
        <w:spacing w:after="0" w:line="240" w:lineRule="auto"/>
        <w:jc w:val="both"/>
        <w:rPr>
          <w:ins w:id="164" w:author="Microsoft account" w:date="2022-08-07T12:36:00Z"/>
          <w:rFonts w:ascii="Arial" w:hAnsi="Arial" w:cs="Arial"/>
          <w:lang w:val="en-US"/>
        </w:rPr>
      </w:pPr>
    </w:p>
    <w:p w14:paraId="627EEDCA" w14:textId="77777777" w:rsidR="00194ACD" w:rsidRDefault="00194ACD" w:rsidP="00E54499">
      <w:pPr>
        <w:spacing w:after="0" w:line="240" w:lineRule="auto"/>
        <w:jc w:val="both"/>
        <w:rPr>
          <w:ins w:id="165" w:author="Microsoft account" w:date="2022-08-07T12:36:00Z"/>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2B5338A2" w14:textId="34F364F3"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5757BB20" w14:textId="69DF5714" w:rsidR="004469D3" w:rsidRPr="004469D3" w:rsidDel="00776DAA" w:rsidRDefault="004469D3" w:rsidP="004469D3">
      <w:pPr>
        <w:spacing w:after="0" w:line="240" w:lineRule="auto"/>
        <w:jc w:val="both"/>
        <w:rPr>
          <w:del w:id="166" w:author="Microsoft account" w:date="2022-08-07T14:34:00Z"/>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removing features that appear to be correlated with</w:t>
      </w:r>
      <w:del w:id="167" w:author="Microsoft account" w:date="2022-08-07T11:22:00Z">
        <w:r w:rsidRPr="004469D3" w:rsidDel="00B50250">
          <w:rPr>
            <w:rFonts w:ascii="Arial" w:hAnsi="Arial" w:cs="Arial"/>
            <w:lang w:val="en-US"/>
          </w:rPr>
          <w:delText xml:space="preserve"> each</w:delText>
        </w:r>
      </w:del>
      <w:r w:rsidRPr="004469D3">
        <w:rPr>
          <w:rFonts w:ascii="Arial" w:hAnsi="Arial" w:cs="Arial"/>
          <w:lang w:val="en-US"/>
        </w:rPr>
        <w:t xml:space="preserve"> other</w:t>
      </w:r>
      <w:ins w:id="168" w:author="Microsoft account" w:date="2022-08-07T11:22:00Z">
        <w:r w:rsidR="00B50250">
          <w:rPr>
            <w:rFonts w:ascii="Arial" w:hAnsi="Arial" w:cs="Arial"/>
            <w:lang w:val="en-US"/>
          </w:rPr>
          <w:t xml:space="preserve"> features</w:t>
        </w:r>
      </w:ins>
      <w:r w:rsidRPr="004469D3">
        <w:rPr>
          <w:rFonts w:ascii="Arial" w:hAnsi="Arial" w:cs="Arial"/>
          <w:lang w:val="en-US"/>
        </w:rPr>
        <w:t>.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w:t>
      </w:r>
      <w:proofErr w:type="gramStart"/>
      <w:r w:rsidRPr="004469D3">
        <w:rPr>
          <w:rFonts w:ascii="Arial" w:hAnsi="Arial" w:cs="Arial"/>
          <w:lang w:val="en-US"/>
        </w:rPr>
        <w:t>better</w:t>
      </w:r>
      <w:proofErr w:type="gramEnd"/>
      <w:r w:rsidRPr="004469D3">
        <w:rPr>
          <w:rFonts w:ascii="Arial" w:hAnsi="Arial" w:cs="Arial"/>
          <w:lang w:val="en-US"/>
        </w:rPr>
        <w:t xml:space="preserve"> than any other temperature features. </w:t>
      </w:r>
    </w:p>
    <w:p w14:paraId="7E56605E" w14:textId="2B67D30D" w:rsidR="00DA6FDC" w:rsidDel="00776DAA" w:rsidRDefault="00DA6FDC" w:rsidP="00E54499">
      <w:pPr>
        <w:spacing w:after="0" w:line="240" w:lineRule="auto"/>
        <w:jc w:val="both"/>
        <w:rPr>
          <w:del w:id="169" w:author="Microsoft account" w:date="2022-08-07T14:34:00Z"/>
          <w:rFonts w:ascii="Arial" w:hAnsi="Arial" w:cs="Arial"/>
          <w:lang w:val="en-US"/>
        </w:rPr>
      </w:pPr>
    </w:p>
    <w:p w14:paraId="086C04FA" w14:textId="5D84F57F" w:rsidR="006556AB" w:rsidDel="00776DAA" w:rsidRDefault="00A92ABB" w:rsidP="00E54499">
      <w:pPr>
        <w:spacing w:after="0" w:line="240" w:lineRule="auto"/>
        <w:jc w:val="both"/>
        <w:rPr>
          <w:del w:id="170" w:author="Microsoft account" w:date="2022-08-07T14:34:00Z"/>
          <w:rFonts w:ascii="Arial" w:hAnsi="Arial" w:cs="Arial"/>
          <w:lang w:val="en-US"/>
        </w:rPr>
      </w:pPr>
      <w:del w:id="171" w:author="Microsoft account" w:date="2022-08-07T14:33:00Z">
        <w:r w:rsidDel="00776DAA">
          <w:rPr>
            <w:noProof/>
            <w:lang w:eastAsia="en-AU"/>
          </w:rPr>
          <w:drawing>
            <wp:anchor distT="0" distB="0" distL="114300" distR="114300" simplePos="0" relativeHeight="251658240" behindDoc="1" locked="0" layoutInCell="1" allowOverlap="1" wp14:anchorId="608229BE" wp14:editId="50CAFB40">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del>
    </w:p>
    <w:p w14:paraId="4858E3E0" w14:textId="6704FB80" w:rsidR="006556AB" w:rsidDel="00776DAA" w:rsidRDefault="006556AB" w:rsidP="00E54499">
      <w:pPr>
        <w:spacing w:after="0" w:line="240" w:lineRule="auto"/>
        <w:jc w:val="both"/>
        <w:rPr>
          <w:del w:id="172" w:author="Microsoft account" w:date="2022-08-07T14:34:00Z"/>
          <w:rFonts w:ascii="Arial" w:hAnsi="Arial" w:cs="Arial"/>
          <w:lang w:val="en-US"/>
        </w:rPr>
      </w:pPr>
    </w:p>
    <w:p w14:paraId="269767CA" w14:textId="14FEDBE0" w:rsidR="006556AB" w:rsidDel="00776DAA" w:rsidRDefault="006556AB" w:rsidP="00E54499">
      <w:pPr>
        <w:spacing w:after="0" w:line="240" w:lineRule="auto"/>
        <w:jc w:val="both"/>
        <w:rPr>
          <w:del w:id="173" w:author="Microsoft account" w:date="2022-08-07T14:34:00Z"/>
          <w:rFonts w:ascii="Arial" w:hAnsi="Arial" w:cs="Arial"/>
          <w:lang w:val="en-US"/>
        </w:rPr>
      </w:pPr>
    </w:p>
    <w:p w14:paraId="479E9F6E" w14:textId="00DBBAA6" w:rsidR="006556AB" w:rsidDel="00776DAA" w:rsidRDefault="006556AB" w:rsidP="00E54499">
      <w:pPr>
        <w:spacing w:after="0" w:line="240" w:lineRule="auto"/>
        <w:jc w:val="both"/>
        <w:rPr>
          <w:del w:id="174" w:author="Microsoft account" w:date="2022-08-07T14:34:00Z"/>
          <w:rFonts w:ascii="Arial" w:hAnsi="Arial" w:cs="Arial"/>
          <w:lang w:val="en-US"/>
        </w:rPr>
      </w:pPr>
    </w:p>
    <w:p w14:paraId="477EE0B9" w14:textId="066E0B75" w:rsidR="006556AB" w:rsidDel="00776DAA" w:rsidRDefault="006556AB" w:rsidP="00E54499">
      <w:pPr>
        <w:spacing w:after="0" w:line="240" w:lineRule="auto"/>
        <w:jc w:val="both"/>
        <w:rPr>
          <w:del w:id="175" w:author="Microsoft account" w:date="2022-08-07T14:34:00Z"/>
          <w:rFonts w:ascii="Arial" w:hAnsi="Arial" w:cs="Arial"/>
          <w:lang w:val="en-US"/>
        </w:rPr>
      </w:pPr>
    </w:p>
    <w:p w14:paraId="6B7F51D5" w14:textId="373DC7E9" w:rsidR="006556AB" w:rsidDel="00776DAA" w:rsidRDefault="006556AB" w:rsidP="00E54499">
      <w:pPr>
        <w:spacing w:after="0" w:line="240" w:lineRule="auto"/>
        <w:jc w:val="both"/>
        <w:rPr>
          <w:del w:id="176" w:author="Microsoft account" w:date="2022-08-07T14:34:00Z"/>
          <w:rFonts w:ascii="Arial" w:hAnsi="Arial" w:cs="Arial"/>
          <w:lang w:val="en-US"/>
        </w:rPr>
      </w:pPr>
    </w:p>
    <w:p w14:paraId="77EF56E8" w14:textId="5F2BB1D1" w:rsidR="006556AB" w:rsidDel="00776DAA" w:rsidRDefault="006556AB" w:rsidP="00E54499">
      <w:pPr>
        <w:spacing w:after="0" w:line="240" w:lineRule="auto"/>
        <w:jc w:val="both"/>
        <w:rPr>
          <w:del w:id="177" w:author="Microsoft account" w:date="2022-08-07T14:34:00Z"/>
          <w:rFonts w:ascii="Arial" w:hAnsi="Arial" w:cs="Arial"/>
          <w:lang w:val="en-US"/>
        </w:rPr>
      </w:pPr>
    </w:p>
    <w:p w14:paraId="1A75BB4F" w14:textId="29B66331" w:rsidR="006556AB" w:rsidDel="00776DAA" w:rsidRDefault="006556AB" w:rsidP="00E54499">
      <w:pPr>
        <w:spacing w:after="0" w:line="240" w:lineRule="auto"/>
        <w:jc w:val="both"/>
        <w:rPr>
          <w:del w:id="178" w:author="Microsoft account" w:date="2022-08-07T14:34:00Z"/>
          <w:rFonts w:ascii="Arial" w:hAnsi="Arial" w:cs="Arial"/>
          <w:lang w:val="en-US"/>
        </w:rPr>
      </w:pPr>
    </w:p>
    <w:p w14:paraId="522E7486" w14:textId="530F84CF" w:rsidR="006556AB" w:rsidDel="00776DAA" w:rsidRDefault="006556AB" w:rsidP="00E54499">
      <w:pPr>
        <w:spacing w:after="0" w:line="240" w:lineRule="auto"/>
        <w:jc w:val="both"/>
        <w:rPr>
          <w:del w:id="179" w:author="Microsoft account" w:date="2022-08-07T14:34:00Z"/>
          <w:rFonts w:ascii="Arial" w:hAnsi="Arial" w:cs="Arial"/>
          <w:lang w:val="en-US"/>
        </w:rPr>
      </w:pPr>
    </w:p>
    <w:p w14:paraId="35D63D84" w14:textId="0D122F3B" w:rsidR="006556AB" w:rsidDel="00776DAA" w:rsidRDefault="006556AB" w:rsidP="00E54499">
      <w:pPr>
        <w:spacing w:after="0" w:line="240" w:lineRule="auto"/>
        <w:jc w:val="both"/>
        <w:rPr>
          <w:del w:id="180" w:author="Microsoft account" w:date="2022-08-07T14:34:00Z"/>
          <w:rFonts w:ascii="Arial" w:hAnsi="Arial" w:cs="Arial"/>
          <w:lang w:val="en-US"/>
        </w:rPr>
      </w:pPr>
    </w:p>
    <w:p w14:paraId="425E3195" w14:textId="56FE54F0" w:rsidR="006556AB" w:rsidDel="00776DAA" w:rsidRDefault="006556AB" w:rsidP="00E54499">
      <w:pPr>
        <w:spacing w:after="0" w:line="240" w:lineRule="auto"/>
        <w:jc w:val="both"/>
        <w:rPr>
          <w:del w:id="181" w:author="Microsoft account" w:date="2022-08-07T14:34:00Z"/>
          <w:rFonts w:ascii="Arial" w:hAnsi="Arial" w:cs="Arial"/>
          <w:lang w:val="en-US"/>
        </w:rPr>
      </w:pPr>
    </w:p>
    <w:p w14:paraId="61E32F21" w14:textId="2C77F92A" w:rsidR="006556AB" w:rsidDel="00776DAA" w:rsidRDefault="006556AB" w:rsidP="00E54499">
      <w:pPr>
        <w:spacing w:after="0" w:line="240" w:lineRule="auto"/>
        <w:jc w:val="both"/>
        <w:rPr>
          <w:del w:id="182" w:author="Microsoft account" w:date="2022-08-07T14:34:00Z"/>
          <w:rFonts w:ascii="Arial" w:hAnsi="Arial" w:cs="Arial"/>
          <w:lang w:val="en-US"/>
        </w:rPr>
      </w:pPr>
    </w:p>
    <w:p w14:paraId="3EE30E21" w14:textId="6E2CE519" w:rsidR="006556AB" w:rsidDel="00776DAA" w:rsidRDefault="006556AB" w:rsidP="00E54499">
      <w:pPr>
        <w:spacing w:after="0" w:line="240" w:lineRule="auto"/>
        <w:jc w:val="both"/>
        <w:rPr>
          <w:del w:id="183" w:author="Microsoft account" w:date="2022-08-07T14:34:00Z"/>
          <w:rFonts w:ascii="Arial" w:hAnsi="Arial" w:cs="Arial"/>
          <w:lang w:val="en-US"/>
        </w:rPr>
      </w:pPr>
    </w:p>
    <w:p w14:paraId="0A32FEBE" w14:textId="5F2622B9" w:rsidR="006556AB" w:rsidDel="00776DAA" w:rsidRDefault="006556AB" w:rsidP="00E54499">
      <w:pPr>
        <w:spacing w:after="0" w:line="240" w:lineRule="auto"/>
        <w:jc w:val="both"/>
        <w:rPr>
          <w:del w:id="184" w:author="Microsoft account" w:date="2022-08-07T14:34:00Z"/>
          <w:rFonts w:ascii="Arial" w:hAnsi="Arial" w:cs="Arial"/>
          <w:lang w:val="en-US"/>
        </w:rPr>
      </w:pPr>
    </w:p>
    <w:p w14:paraId="3CCB0597" w14:textId="56B4F108" w:rsidR="006556AB" w:rsidDel="00776DAA" w:rsidRDefault="006556AB" w:rsidP="00E54499">
      <w:pPr>
        <w:spacing w:after="0" w:line="240" w:lineRule="auto"/>
        <w:jc w:val="both"/>
        <w:rPr>
          <w:del w:id="185" w:author="Microsoft account" w:date="2022-08-07T14:34:00Z"/>
          <w:rFonts w:ascii="Arial" w:hAnsi="Arial" w:cs="Arial"/>
          <w:lang w:val="en-US"/>
        </w:rPr>
      </w:pPr>
    </w:p>
    <w:p w14:paraId="12E00D1E" w14:textId="77777777" w:rsidR="006556AB" w:rsidDel="00776DAA" w:rsidRDefault="006556AB" w:rsidP="00E54499">
      <w:pPr>
        <w:spacing w:after="0" w:line="240" w:lineRule="auto"/>
        <w:jc w:val="both"/>
        <w:rPr>
          <w:del w:id="186" w:author="Microsoft account" w:date="2022-08-07T14:34:00Z"/>
          <w:rFonts w:ascii="Arial" w:hAnsi="Arial" w:cs="Arial"/>
          <w:lang w:val="en-US"/>
        </w:rPr>
      </w:pPr>
    </w:p>
    <w:p w14:paraId="6CD38D56" w14:textId="4D8E5EDC" w:rsidR="006556AB" w:rsidDel="00776DAA" w:rsidRDefault="006556AB" w:rsidP="00E54499">
      <w:pPr>
        <w:spacing w:after="0" w:line="240" w:lineRule="auto"/>
        <w:jc w:val="both"/>
        <w:rPr>
          <w:del w:id="187" w:author="Microsoft account" w:date="2022-08-07T14:34:00Z"/>
          <w:rFonts w:ascii="Arial" w:hAnsi="Arial" w:cs="Arial"/>
          <w:lang w:val="en-US"/>
        </w:rPr>
      </w:pPr>
    </w:p>
    <w:p w14:paraId="1E72DE49" w14:textId="139F4B35" w:rsidR="006556AB" w:rsidDel="00776DAA" w:rsidRDefault="006556AB" w:rsidP="00E54499">
      <w:pPr>
        <w:spacing w:after="0" w:line="240" w:lineRule="auto"/>
        <w:jc w:val="both"/>
        <w:rPr>
          <w:del w:id="188" w:author="Microsoft account" w:date="2022-08-07T14:34:00Z"/>
          <w:rFonts w:ascii="Arial" w:hAnsi="Arial" w:cs="Arial"/>
          <w:lang w:val="en-US"/>
        </w:rPr>
      </w:pPr>
    </w:p>
    <w:p w14:paraId="4F6A5247" w14:textId="6B41C0B8" w:rsidR="006556AB" w:rsidDel="00776DAA" w:rsidRDefault="006556AB" w:rsidP="00E54499">
      <w:pPr>
        <w:spacing w:after="0" w:line="240" w:lineRule="auto"/>
        <w:jc w:val="both"/>
        <w:rPr>
          <w:del w:id="189" w:author="Microsoft account" w:date="2022-08-07T14:34:00Z"/>
          <w:rFonts w:ascii="Arial" w:hAnsi="Arial" w:cs="Arial"/>
          <w:lang w:val="en-US"/>
        </w:rPr>
      </w:pPr>
    </w:p>
    <w:p w14:paraId="79565FF5" w14:textId="3F4B7B83" w:rsidR="006556AB" w:rsidDel="00776DAA" w:rsidRDefault="006556AB" w:rsidP="00E54499">
      <w:pPr>
        <w:spacing w:after="0" w:line="240" w:lineRule="auto"/>
        <w:jc w:val="both"/>
        <w:rPr>
          <w:del w:id="190" w:author="Microsoft account" w:date="2022-08-07T14:34:00Z"/>
          <w:rFonts w:ascii="Arial" w:hAnsi="Arial" w:cs="Arial"/>
          <w:lang w:val="en-US"/>
        </w:rPr>
      </w:pPr>
    </w:p>
    <w:p w14:paraId="44145986" w14:textId="1615B898" w:rsidR="006556AB" w:rsidDel="00776DAA" w:rsidRDefault="00A92ABB" w:rsidP="00E54499">
      <w:pPr>
        <w:spacing w:after="0" w:line="240" w:lineRule="auto"/>
        <w:jc w:val="both"/>
        <w:rPr>
          <w:del w:id="191" w:author="Microsoft account" w:date="2022-08-07T14:34:00Z"/>
          <w:rFonts w:ascii="Arial" w:hAnsi="Arial" w:cs="Arial"/>
          <w:lang w:val="en-US"/>
        </w:rPr>
      </w:pPr>
      <w:del w:id="192" w:author="Microsoft account" w:date="2022-08-07T14:33:00Z">
        <w:r w:rsidDel="00776DAA">
          <w:rPr>
            <w:noProof/>
            <w:lang w:eastAsia="en-AU"/>
          </w:rPr>
          <w:drawing>
            <wp:anchor distT="0" distB="0" distL="114300" distR="114300" simplePos="0" relativeHeight="251665408" behindDoc="1" locked="0" layoutInCell="1" allowOverlap="1" wp14:anchorId="75B98643" wp14:editId="5A5759BD">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del>
    </w:p>
    <w:p w14:paraId="3C563442" w14:textId="11047A30" w:rsidR="006556AB" w:rsidDel="00776DAA" w:rsidRDefault="006556AB" w:rsidP="00E54499">
      <w:pPr>
        <w:spacing w:after="0" w:line="240" w:lineRule="auto"/>
        <w:jc w:val="both"/>
        <w:rPr>
          <w:del w:id="193" w:author="Microsoft account" w:date="2022-08-07T14:34:00Z"/>
          <w:rFonts w:ascii="Arial" w:hAnsi="Arial" w:cs="Arial"/>
          <w:lang w:val="en-US"/>
        </w:rPr>
      </w:pPr>
    </w:p>
    <w:p w14:paraId="1EF7C9FC" w14:textId="52B7BC2F" w:rsidR="006556AB" w:rsidDel="00776DAA" w:rsidRDefault="006556AB" w:rsidP="00E54499">
      <w:pPr>
        <w:spacing w:after="0" w:line="240" w:lineRule="auto"/>
        <w:jc w:val="both"/>
        <w:rPr>
          <w:del w:id="194" w:author="Microsoft account" w:date="2022-08-07T14:34:00Z"/>
          <w:rFonts w:ascii="Arial" w:hAnsi="Arial" w:cs="Arial"/>
          <w:lang w:val="en-US"/>
        </w:rPr>
      </w:pPr>
    </w:p>
    <w:p w14:paraId="138389AA" w14:textId="4F6596DE" w:rsidR="006556AB" w:rsidDel="00776DAA" w:rsidRDefault="006556AB" w:rsidP="00E54499">
      <w:pPr>
        <w:spacing w:after="0" w:line="240" w:lineRule="auto"/>
        <w:jc w:val="both"/>
        <w:rPr>
          <w:del w:id="195" w:author="Microsoft account" w:date="2022-08-07T14:34:00Z"/>
          <w:rFonts w:ascii="Arial" w:hAnsi="Arial" w:cs="Arial"/>
          <w:lang w:val="en-US"/>
        </w:rPr>
      </w:pPr>
    </w:p>
    <w:p w14:paraId="4570F04A" w14:textId="68D9DF3F" w:rsidR="006556AB" w:rsidDel="00776DAA" w:rsidRDefault="006556AB" w:rsidP="00E54499">
      <w:pPr>
        <w:spacing w:after="0" w:line="240" w:lineRule="auto"/>
        <w:jc w:val="both"/>
        <w:rPr>
          <w:del w:id="196" w:author="Microsoft account" w:date="2022-08-07T14:34:00Z"/>
          <w:rFonts w:ascii="Arial" w:hAnsi="Arial" w:cs="Arial"/>
          <w:lang w:val="en-US"/>
        </w:rPr>
      </w:pPr>
    </w:p>
    <w:p w14:paraId="028CA6E4" w14:textId="74CD798F" w:rsidR="006556AB" w:rsidDel="00776DAA" w:rsidRDefault="006556AB" w:rsidP="00E54499">
      <w:pPr>
        <w:spacing w:after="0" w:line="240" w:lineRule="auto"/>
        <w:jc w:val="both"/>
        <w:rPr>
          <w:del w:id="197" w:author="Microsoft account" w:date="2022-08-07T14:34:00Z"/>
          <w:rFonts w:ascii="Arial" w:hAnsi="Arial" w:cs="Arial"/>
          <w:lang w:val="en-US"/>
        </w:rPr>
      </w:pPr>
    </w:p>
    <w:p w14:paraId="7F0397FF" w14:textId="340E78FF" w:rsidR="006556AB" w:rsidDel="00776DAA" w:rsidRDefault="006556AB" w:rsidP="00E54499">
      <w:pPr>
        <w:spacing w:after="0" w:line="240" w:lineRule="auto"/>
        <w:jc w:val="both"/>
        <w:rPr>
          <w:del w:id="198" w:author="Microsoft account" w:date="2022-08-07T14:34:00Z"/>
          <w:rFonts w:ascii="Arial" w:hAnsi="Arial" w:cs="Arial"/>
          <w:lang w:val="en-US"/>
        </w:rPr>
      </w:pPr>
    </w:p>
    <w:p w14:paraId="1E6EC9FF" w14:textId="070FE2B3" w:rsidR="006556AB" w:rsidDel="00776DAA" w:rsidRDefault="006556AB" w:rsidP="00E54499">
      <w:pPr>
        <w:spacing w:after="0" w:line="240" w:lineRule="auto"/>
        <w:jc w:val="both"/>
        <w:rPr>
          <w:del w:id="199" w:author="Microsoft account" w:date="2022-08-07T14:34:00Z"/>
          <w:rFonts w:ascii="Arial" w:hAnsi="Arial" w:cs="Arial"/>
          <w:lang w:val="en-US"/>
        </w:rPr>
      </w:pPr>
    </w:p>
    <w:p w14:paraId="321198AF" w14:textId="043E6F6C" w:rsidR="006556AB" w:rsidDel="00776DAA" w:rsidRDefault="006556AB" w:rsidP="00E54499">
      <w:pPr>
        <w:spacing w:after="0" w:line="240" w:lineRule="auto"/>
        <w:jc w:val="both"/>
        <w:rPr>
          <w:del w:id="200" w:author="Microsoft account" w:date="2022-08-07T14:34:00Z"/>
          <w:rFonts w:ascii="Arial" w:hAnsi="Arial" w:cs="Arial"/>
          <w:lang w:val="en-US"/>
        </w:rPr>
      </w:pPr>
    </w:p>
    <w:p w14:paraId="7987B1A8" w14:textId="18754CAB" w:rsidR="006556AB" w:rsidDel="00776DAA" w:rsidRDefault="006556AB" w:rsidP="00E54499">
      <w:pPr>
        <w:spacing w:after="0" w:line="240" w:lineRule="auto"/>
        <w:jc w:val="both"/>
        <w:rPr>
          <w:del w:id="201" w:author="Microsoft account" w:date="2022-08-07T14:34:00Z"/>
          <w:rFonts w:ascii="Arial" w:hAnsi="Arial" w:cs="Arial"/>
          <w:lang w:val="en-US"/>
        </w:rPr>
      </w:pPr>
    </w:p>
    <w:p w14:paraId="33156BCC" w14:textId="1C170B1A" w:rsidR="006556AB" w:rsidDel="00776DAA" w:rsidRDefault="006556AB" w:rsidP="00E54499">
      <w:pPr>
        <w:spacing w:after="0" w:line="240" w:lineRule="auto"/>
        <w:jc w:val="both"/>
        <w:rPr>
          <w:del w:id="202" w:author="Microsoft account" w:date="2022-08-07T14:34:00Z"/>
          <w:rFonts w:ascii="Arial" w:hAnsi="Arial" w:cs="Arial"/>
          <w:lang w:val="en-US"/>
        </w:rPr>
      </w:pPr>
    </w:p>
    <w:p w14:paraId="2CB49D6F" w14:textId="27023DCA" w:rsidR="006556AB" w:rsidDel="00776DAA" w:rsidRDefault="006556AB" w:rsidP="00E54499">
      <w:pPr>
        <w:spacing w:after="0" w:line="240" w:lineRule="auto"/>
        <w:jc w:val="both"/>
        <w:rPr>
          <w:del w:id="203" w:author="Microsoft account" w:date="2022-08-07T14:34:00Z"/>
          <w:rFonts w:ascii="Arial" w:hAnsi="Arial" w:cs="Arial"/>
          <w:lang w:val="en-US"/>
        </w:rPr>
      </w:pPr>
    </w:p>
    <w:p w14:paraId="675FCB28" w14:textId="39F6C171" w:rsidR="006556AB" w:rsidDel="00776DAA" w:rsidRDefault="006556AB" w:rsidP="00E54499">
      <w:pPr>
        <w:spacing w:after="0" w:line="240" w:lineRule="auto"/>
        <w:jc w:val="both"/>
        <w:rPr>
          <w:del w:id="204" w:author="Microsoft account" w:date="2022-08-07T14:34:00Z"/>
          <w:rFonts w:ascii="Arial" w:hAnsi="Arial" w:cs="Arial"/>
          <w:lang w:val="en-US"/>
        </w:rPr>
      </w:pPr>
    </w:p>
    <w:p w14:paraId="169FD799" w14:textId="3F161938" w:rsidR="006556AB" w:rsidDel="00776DAA" w:rsidRDefault="006556AB" w:rsidP="00E54499">
      <w:pPr>
        <w:spacing w:after="0" w:line="240" w:lineRule="auto"/>
        <w:jc w:val="both"/>
        <w:rPr>
          <w:del w:id="205" w:author="Microsoft account" w:date="2022-08-07T14:34:00Z"/>
          <w:rFonts w:ascii="Arial" w:hAnsi="Arial" w:cs="Arial"/>
          <w:lang w:val="en-US"/>
        </w:rPr>
      </w:pPr>
    </w:p>
    <w:p w14:paraId="2296383D" w14:textId="7FD3DF84" w:rsidR="00DA6FDC" w:rsidDel="00776DAA" w:rsidRDefault="00DA6FDC" w:rsidP="00E54499">
      <w:pPr>
        <w:spacing w:after="0" w:line="240" w:lineRule="auto"/>
        <w:jc w:val="both"/>
        <w:rPr>
          <w:del w:id="206" w:author="Microsoft account" w:date="2022-08-07T14:34:00Z"/>
          <w:rFonts w:ascii="Arial" w:hAnsi="Arial" w:cs="Arial"/>
          <w:lang w:val="en-US"/>
        </w:rPr>
      </w:pPr>
    </w:p>
    <w:p w14:paraId="30664086" w14:textId="050DFE9F" w:rsidR="006556AB" w:rsidDel="00776DAA" w:rsidRDefault="006556AB" w:rsidP="00E54499">
      <w:pPr>
        <w:spacing w:after="0" w:line="240" w:lineRule="auto"/>
        <w:jc w:val="both"/>
        <w:rPr>
          <w:del w:id="207" w:author="Microsoft account" w:date="2022-08-07T14:34:00Z"/>
          <w:rFonts w:ascii="Arial" w:hAnsi="Arial" w:cs="Arial"/>
          <w:lang w:val="en-US"/>
        </w:rPr>
      </w:pPr>
    </w:p>
    <w:p w14:paraId="1F7BB513" w14:textId="19DCA5A5" w:rsidR="006556AB" w:rsidDel="00776DAA" w:rsidRDefault="006556AB" w:rsidP="00E54499">
      <w:pPr>
        <w:spacing w:after="0" w:line="240" w:lineRule="auto"/>
        <w:jc w:val="both"/>
        <w:rPr>
          <w:del w:id="208" w:author="Microsoft account" w:date="2022-08-07T14:34:00Z"/>
          <w:rFonts w:ascii="Arial" w:hAnsi="Arial" w:cs="Arial"/>
          <w:lang w:val="en-US"/>
        </w:rPr>
      </w:pPr>
    </w:p>
    <w:p w14:paraId="57B8637C" w14:textId="77777777" w:rsidR="006556AB" w:rsidDel="00776DAA" w:rsidRDefault="006556AB" w:rsidP="00E54499">
      <w:pPr>
        <w:spacing w:after="0" w:line="240" w:lineRule="auto"/>
        <w:jc w:val="both"/>
        <w:rPr>
          <w:del w:id="209" w:author="Microsoft account" w:date="2022-08-07T14:34:00Z"/>
          <w:rFonts w:ascii="Arial" w:hAnsi="Arial" w:cs="Arial"/>
          <w:lang w:val="en-US"/>
        </w:rPr>
      </w:pPr>
    </w:p>
    <w:p w14:paraId="7FC7503E" w14:textId="641A7C2D" w:rsidR="006556AB" w:rsidRDefault="00A92ABB" w:rsidP="00E54499">
      <w:pPr>
        <w:spacing w:after="0" w:line="240" w:lineRule="auto"/>
        <w:jc w:val="both"/>
        <w:rPr>
          <w:rFonts w:ascii="Arial" w:hAnsi="Arial" w:cs="Arial"/>
          <w:lang w:val="en-US"/>
        </w:rPr>
      </w:pPr>
      <w:del w:id="210" w:author="Microsoft account" w:date="2022-08-07T14:33:00Z">
        <w:r w:rsidDel="00776DAA">
          <w:rPr>
            <w:noProof/>
            <w:lang w:eastAsia="en-AU"/>
          </w:rPr>
          <w:drawing>
            <wp:anchor distT="0" distB="0" distL="114300" distR="114300" simplePos="0" relativeHeight="251666432" behindDoc="1" locked="0" layoutInCell="1" allowOverlap="1" wp14:anchorId="7361AE19" wp14:editId="671AC65A">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del>
    </w:p>
    <w:p w14:paraId="6AA60512" w14:textId="1F509E45" w:rsidR="006556AB" w:rsidDel="00776DAA" w:rsidRDefault="006556AB" w:rsidP="00E54499">
      <w:pPr>
        <w:spacing w:after="0" w:line="240" w:lineRule="auto"/>
        <w:jc w:val="both"/>
        <w:rPr>
          <w:del w:id="211" w:author="Microsoft account" w:date="2022-08-07T14:34:00Z"/>
          <w:rFonts w:ascii="Arial" w:hAnsi="Arial" w:cs="Arial"/>
          <w:lang w:val="en-US"/>
        </w:rPr>
      </w:pPr>
    </w:p>
    <w:p w14:paraId="4BE11261" w14:textId="783AF856" w:rsidR="006556AB" w:rsidDel="00776DAA" w:rsidRDefault="006556AB" w:rsidP="00E54499">
      <w:pPr>
        <w:spacing w:after="0" w:line="240" w:lineRule="auto"/>
        <w:jc w:val="both"/>
        <w:rPr>
          <w:del w:id="212" w:author="Microsoft account" w:date="2022-08-07T14:34:00Z"/>
          <w:rFonts w:ascii="Arial" w:hAnsi="Arial" w:cs="Arial"/>
          <w:lang w:val="en-US"/>
        </w:rPr>
      </w:pPr>
    </w:p>
    <w:p w14:paraId="2FD5B407" w14:textId="3F7EEEF9" w:rsidR="006556AB" w:rsidDel="00776DAA" w:rsidRDefault="006556AB" w:rsidP="00E54499">
      <w:pPr>
        <w:spacing w:after="0" w:line="240" w:lineRule="auto"/>
        <w:jc w:val="both"/>
        <w:rPr>
          <w:del w:id="213" w:author="Microsoft account" w:date="2022-08-07T14:34:00Z"/>
          <w:rFonts w:ascii="Arial" w:hAnsi="Arial" w:cs="Arial"/>
          <w:lang w:val="en-US"/>
        </w:rPr>
      </w:pPr>
    </w:p>
    <w:p w14:paraId="1C570D2D" w14:textId="6DD37ADD" w:rsidR="006556AB" w:rsidDel="00776DAA" w:rsidRDefault="006556AB" w:rsidP="00E54499">
      <w:pPr>
        <w:spacing w:after="0" w:line="240" w:lineRule="auto"/>
        <w:jc w:val="both"/>
        <w:rPr>
          <w:del w:id="214" w:author="Microsoft account" w:date="2022-08-07T14:34:00Z"/>
          <w:rFonts w:ascii="Arial" w:hAnsi="Arial" w:cs="Arial"/>
          <w:lang w:val="en-US"/>
        </w:rPr>
      </w:pPr>
    </w:p>
    <w:p w14:paraId="1083BDD2" w14:textId="4B516ECD" w:rsidR="006556AB" w:rsidDel="00776DAA" w:rsidRDefault="006556AB" w:rsidP="00E54499">
      <w:pPr>
        <w:spacing w:after="0" w:line="240" w:lineRule="auto"/>
        <w:jc w:val="both"/>
        <w:rPr>
          <w:del w:id="215" w:author="Microsoft account" w:date="2022-08-07T14:34:00Z"/>
          <w:rFonts w:ascii="Arial" w:hAnsi="Arial" w:cs="Arial"/>
          <w:lang w:val="en-US"/>
        </w:rPr>
      </w:pPr>
    </w:p>
    <w:p w14:paraId="47B81C0B" w14:textId="79C5DC4F" w:rsidR="006556AB" w:rsidDel="00776DAA" w:rsidRDefault="006556AB" w:rsidP="00E54499">
      <w:pPr>
        <w:spacing w:after="0" w:line="240" w:lineRule="auto"/>
        <w:jc w:val="both"/>
        <w:rPr>
          <w:del w:id="216" w:author="Microsoft account" w:date="2022-08-07T14:34:00Z"/>
          <w:rFonts w:ascii="Arial" w:hAnsi="Arial" w:cs="Arial"/>
          <w:lang w:val="en-US"/>
        </w:rPr>
      </w:pPr>
    </w:p>
    <w:p w14:paraId="389BAA5C" w14:textId="786A2A32" w:rsidR="006556AB" w:rsidDel="00776DAA" w:rsidRDefault="006556AB" w:rsidP="00E54499">
      <w:pPr>
        <w:spacing w:after="0" w:line="240" w:lineRule="auto"/>
        <w:jc w:val="both"/>
        <w:rPr>
          <w:del w:id="217" w:author="Microsoft account" w:date="2022-08-07T14:34:00Z"/>
          <w:rFonts w:ascii="Arial" w:hAnsi="Arial" w:cs="Arial"/>
          <w:lang w:val="en-US"/>
        </w:rPr>
      </w:pPr>
    </w:p>
    <w:p w14:paraId="1CBC0C7F" w14:textId="22DD7E01" w:rsidR="006556AB" w:rsidDel="00776DAA" w:rsidRDefault="006556AB" w:rsidP="00E54499">
      <w:pPr>
        <w:spacing w:after="0" w:line="240" w:lineRule="auto"/>
        <w:jc w:val="both"/>
        <w:rPr>
          <w:del w:id="218" w:author="Microsoft account" w:date="2022-08-07T14:34:00Z"/>
          <w:rFonts w:ascii="Arial" w:hAnsi="Arial" w:cs="Arial"/>
          <w:lang w:val="en-US"/>
        </w:rPr>
      </w:pPr>
    </w:p>
    <w:p w14:paraId="0724CEB9" w14:textId="693BFBD5" w:rsidR="006556AB" w:rsidDel="00776DAA" w:rsidRDefault="006556AB" w:rsidP="00E54499">
      <w:pPr>
        <w:spacing w:after="0" w:line="240" w:lineRule="auto"/>
        <w:jc w:val="both"/>
        <w:rPr>
          <w:del w:id="219" w:author="Microsoft account" w:date="2022-08-07T14:34:00Z"/>
          <w:rFonts w:ascii="Arial" w:hAnsi="Arial" w:cs="Arial"/>
          <w:lang w:val="en-US"/>
        </w:rPr>
      </w:pPr>
    </w:p>
    <w:p w14:paraId="7460F3A8" w14:textId="585CDDF1" w:rsidR="006556AB" w:rsidDel="00776DAA" w:rsidRDefault="006556AB" w:rsidP="00E54499">
      <w:pPr>
        <w:spacing w:after="0" w:line="240" w:lineRule="auto"/>
        <w:jc w:val="both"/>
        <w:rPr>
          <w:del w:id="220" w:author="Microsoft account" w:date="2022-08-07T14:34:00Z"/>
          <w:rFonts w:ascii="Arial" w:hAnsi="Arial" w:cs="Arial"/>
          <w:lang w:val="en-US"/>
        </w:rPr>
      </w:pPr>
    </w:p>
    <w:p w14:paraId="5F95DCAB" w14:textId="39E96447" w:rsidR="006556AB" w:rsidDel="00776DAA" w:rsidRDefault="006556AB" w:rsidP="00E54499">
      <w:pPr>
        <w:spacing w:after="0" w:line="240" w:lineRule="auto"/>
        <w:jc w:val="both"/>
        <w:rPr>
          <w:del w:id="221" w:author="Microsoft account" w:date="2022-08-07T14:34:00Z"/>
          <w:rFonts w:ascii="Arial" w:hAnsi="Arial" w:cs="Arial"/>
          <w:lang w:val="en-US"/>
        </w:rPr>
      </w:pPr>
    </w:p>
    <w:p w14:paraId="041D2A30" w14:textId="77777777" w:rsidR="006556AB" w:rsidDel="00776DAA" w:rsidRDefault="006556AB" w:rsidP="00E54499">
      <w:pPr>
        <w:spacing w:after="0" w:line="240" w:lineRule="auto"/>
        <w:jc w:val="both"/>
        <w:rPr>
          <w:del w:id="222" w:author="Microsoft account" w:date="2022-08-07T14:34:00Z"/>
          <w:rFonts w:ascii="Arial" w:hAnsi="Arial" w:cs="Arial"/>
          <w:lang w:val="en-US"/>
        </w:rPr>
      </w:pPr>
    </w:p>
    <w:p w14:paraId="7D355BAB" w14:textId="77777777" w:rsidR="006556AB" w:rsidDel="00776DAA" w:rsidRDefault="006556AB" w:rsidP="00E54499">
      <w:pPr>
        <w:spacing w:after="0" w:line="240" w:lineRule="auto"/>
        <w:jc w:val="both"/>
        <w:rPr>
          <w:del w:id="223" w:author="Microsoft account" w:date="2022-08-07T14:34:00Z"/>
          <w:rFonts w:ascii="Arial" w:hAnsi="Arial" w:cs="Arial"/>
          <w:lang w:val="en-US"/>
        </w:rPr>
      </w:pPr>
    </w:p>
    <w:p w14:paraId="4CA70CE1" w14:textId="553B505D" w:rsidR="006556AB" w:rsidDel="00776DAA" w:rsidRDefault="006556AB" w:rsidP="00E54499">
      <w:pPr>
        <w:spacing w:after="0" w:line="240" w:lineRule="auto"/>
        <w:jc w:val="both"/>
        <w:rPr>
          <w:del w:id="224" w:author="Microsoft account" w:date="2022-08-07T14:34:00Z"/>
          <w:rFonts w:ascii="Arial" w:hAnsi="Arial" w:cs="Arial"/>
          <w:lang w:val="en-US"/>
        </w:rPr>
      </w:pPr>
    </w:p>
    <w:p w14:paraId="5E866DAF" w14:textId="77777777" w:rsidR="006556AB" w:rsidDel="00776DAA" w:rsidRDefault="006556AB" w:rsidP="00E54499">
      <w:pPr>
        <w:spacing w:after="0" w:line="240" w:lineRule="auto"/>
        <w:jc w:val="both"/>
        <w:rPr>
          <w:del w:id="225" w:author="Microsoft account" w:date="2022-08-07T14:34:00Z"/>
          <w:rFonts w:ascii="Arial" w:hAnsi="Arial" w:cs="Arial"/>
          <w:lang w:val="en-US"/>
        </w:rPr>
      </w:pPr>
    </w:p>
    <w:p w14:paraId="124140D9" w14:textId="77777777" w:rsidR="006556AB" w:rsidDel="00776DAA" w:rsidRDefault="006556AB" w:rsidP="00E54499">
      <w:pPr>
        <w:spacing w:after="0" w:line="240" w:lineRule="auto"/>
        <w:jc w:val="both"/>
        <w:rPr>
          <w:del w:id="226" w:author="Microsoft account" w:date="2022-08-07T14:34:00Z"/>
          <w:rFonts w:ascii="Arial" w:hAnsi="Arial" w:cs="Arial"/>
          <w:lang w:val="en-US"/>
        </w:rPr>
      </w:pPr>
    </w:p>
    <w:p w14:paraId="762E13E1" w14:textId="77777777" w:rsidR="006556AB" w:rsidDel="00776DAA" w:rsidRDefault="006556AB" w:rsidP="00E54499">
      <w:pPr>
        <w:spacing w:after="0" w:line="240" w:lineRule="auto"/>
        <w:jc w:val="both"/>
        <w:rPr>
          <w:del w:id="227" w:author="Microsoft account" w:date="2022-08-07T14:34:00Z"/>
          <w:rFonts w:ascii="Arial" w:hAnsi="Arial" w:cs="Arial"/>
          <w:lang w:val="en-US"/>
        </w:rPr>
      </w:pPr>
    </w:p>
    <w:p w14:paraId="65C0D2B6" w14:textId="77777777" w:rsidR="006556AB" w:rsidDel="00776DAA" w:rsidRDefault="006556AB" w:rsidP="00E54499">
      <w:pPr>
        <w:spacing w:after="0" w:line="240" w:lineRule="auto"/>
        <w:jc w:val="both"/>
        <w:rPr>
          <w:del w:id="228" w:author="Microsoft account" w:date="2022-08-07T14:34:00Z"/>
          <w:rFonts w:ascii="Arial" w:hAnsi="Arial" w:cs="Arial"/>
          <w:lang w:val="en-US"/>
        </w:rPr>
      </w:pPr>
    </w:p>
    <w:p w14:paraId="5AED4C40" w14:textId="09385C24" w:rsidR="006556AB" w:rsidDel="00776DAA" w:rsidRDefault="00A92ABB" w:rsidP="00E54499">
      <w:pPr>
        <w:spacing w:after="0" w:line="240" w:lineRule="auto"/>
        <w:jc w:val="both"/>
        <w:rPr>
          <w:del w:id="229" w:author="Microsoft account" w:date="2022-08-07T14:34:00Z"/>
          <w:rFonts w:ascii="Arial" w:hAnsi="Arial" w:cs="Arial"/>
          <w:lang w:val="en-US"/>
        </w:rPr>
      </w:pPr>
      <w:del w:id="230" w:author="Microsoft account" w:date="2022-08-07T14:33:00Z">
        <w:r w:rsidDel="00776DAA">
          <w:rPr>
            <w:noProof/>
            <w:lang w:eastAsia="en-AU"/>
          </w:rPr>
          <w:drawing>
            <wp:anchor distT="0" distB="0" distL="114300" distR="114300" simplePos="0" relativeHeight="251667456" behindDoc="1" locked="0" layoutInCell="1" allowOverlap="1" wp14:anchorId="17F70EB8" wp14:editId="523384B4">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del>
    </w:p>
    <w:p w14:paraId="150D279E" w14:textId="7D726D9A" w:rsidR="006556AB" w:rsidDel="00776DAA" w:rsidRDefault="006556AB" w:rsidP="00E54499">
      <w:pPr>
        <w:spacing w:after="0" w:line="240" w:lineRule="auto"/>
        <w:jc w:val="both"/>
        <w:rPr>
          <w:del w:id="231" w:author="Microsoft account" w:date="2022-08-07T14:34:00Z"/>
          <w:rFonts w:ascii="Arial" w:hAnsi="Arial" w:cs="Arial"/>
          <w:lang w:val="en-US"/>
        </w:rPr>
      </w:pPr>
    </w:p>
    <w:p w14:paraId="3758D8CB" w14:textId="37798B06" w:rsidR="006556AB" w:rsidDel="00776DAA" w:rsidRDefault="006556AB" w:rsidP="00E54499">
      <w:pPr>
        <w:spacing w:after="0" w:line="240" w:lineRule="auto"/>
        <w:jc w:val="both"/>
        <w:rPr>
          <w:del w:id="232" w:author="Microsoft account" w:date="2022-08-07T14:34:00Z"/>
          <w:rFonts w:ascii="Arial" w:hAnsi="Arial" w:cs="Arial"/>
          <w:lang w:val="en-US"/>
        </w:rPr>
      </w:pPr>
    </w:p>
    <w:p w14:paraId="18B7E7A9" w14:textId="19FDA891" w:rsidR="006556AB" w:rsidDel="00776DAA" w:rsidRDefault="006556AB" w:rsidP="00E54499">
      <w:pPr>
        <w:spacing w:after="0" w:line="240" w:lineRule="auto"/>
        <w:jc w:val="both"/>
        <w:rPr>
          <w:del w:id="233" w:author="Microsoft account" w:date="2022-08-07T14:34:00Z"/>
          <w:rFonts w:ascii="Arial" w:hAnsi="Arial" w:cs="Arial"/>
          <w:lang w:val="en-US"/>
        </w:rPr>
      </w:pPr>
    </w:p>
    <w:p w14:paraId="307B1C75" w14:textId="71B0D88F" w:rsidR="004469D3" w:rsidDel="00776DAA" w:rsidRDefault="004469D3" w:rsidP="00E54499">
      <w:pPr>
        <w:spacing w:after="0" w:line="240" w:lineRule="auto"/>
        <w:jc w:val="both"/>
        <w:rPr>
          <w:del w:id="234" w:author="Microsoft account" w:date="2022-08-07T14:34:00Z"/>
          <w:rFonts w:ascii="Arial" w:hAnsi="Arial" w:cs="Arial"/>
          <w:lang w:val="en-US"/>
        </w:rPr>
      </w:pPr>
    </w:p>
    <w:p w14:paraId="4D920178" w14:textId="67F4B907" w:rsidR="004469D3" w:rsidDel="00776DAA" w:rsidRDefault="004469D3" w:rsidP="00E54499">
      <w:pPr>
        <w:spacing w:after="0" w:line="240" w:lineRule="auto"/>
        <w:jc w:val="both"/>
        <w:rPr>
          <w:del w:id="235" w:author="Microsoft account" w:date="2022-08-07T14:34:00Z"/>
          <w:rFonts w:ascii="Arial" w:hAnsi="Arial" w:cs="Arial"/>
          <w:lang w:val="en-US"/>
        </w:rPr>
      </w:pPr>
    </w:p>
    <w:p w14:paraId="7D007EF4" w14:textId="17135EF0" w:rsidR="004469D3" w:rsidDel="00776DAA" w:rsidRDefault="004469D3" w:rsidP="00E54499">
      <w:pPr>
        <w:spacing w:after="0" w:line="240" w:lineRule="auto"/>
        <w:jc w:val="both"/>
        <w:rPr>
          <w:del w:id="236" w:author="Microsoft account" w:date="2022-08-07T14:34:00Z"/>
          <w:rFonts w:ascii="Arial" w:hAnsi="Arial" w:cs="Arial"/>
          <w:lang w:val="en-US"/>
        </w:rPr>
      </w:pPr>
    </w:p>
    <w:p w14:paraId="5D2DE03F" w14:textId="1B46FAD8" w:rsidR="004469D3" w:rsidDel="00776DAA" w:rsidRDefault="004469D3" w:rsidP="00E54499">
      <w:pPr>
        <w:spacing w:after="0" w:line="240" w:lineRule="auto"/>
        <w:jc w:val="both"/>
        <w:rPr>
          <w:del w:id="237" w:author="Microsoft account" w:date="2022-08-07T14:34:00Z"/>
          <w:rFonts w:ascii="Arial" w:hAnsi="Arial" w:cs="Arial"/>
          <w:lang w:val="en-US"/>
        </w:rPr>
      </w:pPr>
    </w:p>
    <w:p w14:paraId="6BE6ED9B" w14:textId="4F091CB0" w:rsidR="004469D3" w:rsidDel="00776DAA" w:rsidRDefault="004469D3" w:rsidP="00E54499">
      <w:pPr>
        <w:spacing w:after="0" w:line="240" w:lineRule="auto"/>
        <w:jc w:val="both"/>
        <w:rPr>
          <w:del w:id="238" w:author="Microsoft account" w:date="2022-08-07T14:34:00Z"/>
          <w:rFonts w:ascii="Arial" w:hAnsi="Arial" w:cs="Arial"/>
          <w:lang w:val="en-US"/>
        </w:rPr>
      </w:pPr>
    </w:p>
    <w:p w14:paraId="5E9F0C3D" w14:textId="16A556EE" w:rsidR="004469D3" w:rsidDel="00776DAA" w:rsidRDefault="004469D3" w:rsidP="00E54499">
      <w:pPr>
        <w:spacing w:after="0" w:line="240" w:lineRule="auto"/>
        <w:jc w:val="both"/>
        <w:rPr>
          <w:del w:id="239" w:author="Microsoft account" w:date="2022-08-07T14:34:00Z"/>
          <w:rFonts w:ascii="Arial" w:hAnsi="Arial" w:cs="Arial"/>
          <w:lang w:val="en-US"/>
        </w:rPr>
      </w:pPr>
    </w:p>
    <w:p w14:paraId="6004A8F9" w14:textId="39994E85" w:rsidR="004469D3" w:rsidDel="00776DAA" w:rsidRDefault="004469D3" w:rsidP="00E54499">
      <w:pPr>
        <w:spacing w:after="0" w:line="240" w:lineRule="auto"/>
        <w:jc w:val="both"/>
        <w:rPr>
          <w:del w:id="240" w:author="Microsoft account" w:date="2022-08-07T14:34:00Z"/>
          <w:rFonts w:ascii="Arial" w:hAnsi="Arial" w:cs="Arial"/>
          <w:lang w:val="en-US"/>
        </w:rPr>
      </w:pPr>
    </w:p>
    <w:p w14:paraId="1C7F254A" w14:textId="159450A7" w:rsidR="004469D3" w:rsidDel="00776DAA" w:rsidRDefault="004469D3" w:rsidP="00E54499">
      <w:pPr>
        <w:spacing w:after="0" w:line="240" w:lineRule="auto"/>
        <w:jc w:val="both"/>
        <w:rPr>
          <w:del w:id="241" w:author="Microsoft account" w:date="2022-08-07T14:34:00Z"/>
          <w:rFonts w:ascii="Arial" w:hAnsi="Arial" w:cs="Arial"/>
          <w:lang w:val="en-US"/>
        </w:rPr>
      </w:pPr>
    </w:p>
    <w:p w14:paraId="56278FD7" w14:textId="19EA636F" w:rsidR="004469D3" w:rsidDel="00776DAA" w:rsidRDefault="004469D3" w:rsidP="00E54499">
      <w:pPr>
        <w:spacing w:after="0" w:line="240" w:lineRule="auto"/>
        <w:jc w:val="both"/>
        <w:rPr>
          <w:del w:id="242" w:author="Microsoft account" w:date="2022-08-07T14:34:00Z"/>
          <w:rFonts w:ascii="Arial" w:hAnsi="Arial" w:cs="Arial"/>
          <w:lang w:val="en-US"/>
        </w:rPr>
      </w:pPr>
    </w:p>
    <w:p w14:paraId="36C3DD8F" w14:textId="6A0F3693" w:rsidR="004469D3" w:rsidDel="00776DAA" w:rsidRDefault="004469D3" w:rsidP="00E54499">
      <w:pPr>
        <w:spacing w:after="0" w:line="240" w:lineRule="auto"/>
        <w:jc w:val="both"/>
        <w:rPr>
          <w:del w:id="243" w:author="Microsoft account" w:date="2022-08-07T14:34:00Z"/>
          <w:rFonts w:ascii="Arial" w:hAnsi="Arial" w:cs="Arial"/>
          <w:lang w:val="en-US"/>
        </w:rPr>
      </w:pPr>
    </w:p>
    <w:p w14:paraId="0A178730" w14:textId="0A4AC671" w:rsidR="004469D3" w:rsidDel="00776DAA" w:rsidRDefault="004469D3" w:rsidP="00E54499">
      <w:pPr>
        <w:spacing w:after="0" w:line="240" w:lineRule="auto"/>
        <w:jc w:val="both"/>
        <w:rPr>
          <w:del w:id="244" w:author="Microsoft account" w:date="2022-08-07T14:34:00Z"/>
          <w:rFonts w:ascii="Arial" w:hAnsi="Arial" w:cs="Arial"/>
          <w:lang w:val="en-US"/>
        </w:rPr>
      </w:pPr>
    </w:p>
    <w:p w14:paraId="69F28F57" w14:textId="77777777" w:rsidR="004469D3" w:rsidDel="00776DAA" w:rsidRDefault="004469D3" w:rsidP="00E54499">
      <w:pPr>
        <w:spacing w:after="0" w:line="240" w:lineRule="auto"/>
        <w:jc w:val="both"/>
        <w:rPr>
          <w:del w:id="245" w:author="Microsoft account" w:date="2022-08-07T14:34:00Z"/>
          <w:rFonts w:ascii="Arial" w:hAnsi="Arial" w:cs="Arial"/>
          <w:lang w:val="en-US"/>
        </w:rPr>
      </w:pPr>
    </w:p>
    <w:p w14:paraId="7238BDF8" w14:textId="1D76CD00" w:rsidR="004469D3" w:rsidDel="00776DAA" w:rsidRDefault="00A92ABB" w:rsidP="00E54499">
      <w:pPr>
        <w:spacing w:after="0" w:line="240" w:lineRule="auto"/>
        <w:jc w:val="both"/>
        <w:rPr>
          <w:del w:id="246" w:author="Microsoft account" w:date="2022-08-07T14:34:00Z"/>
          <w:rFonts w:ascii="Arial" w:hAnsi="Arial" w:cs="Arial"/>
          <w:lang w:val="en-US"/>
        </w:rPr>
      </w:pPr>
      <w:del w:id="247" w:author="Microsoft account" w:date="2022-08-07T14:33:00Z">
        <w:r w:rsidDel="00776DAA">
          <w:rPr>
            <w:noProof/>
            <w:lang w:eastAsia="en-AU"/>
          </w:rPr>
          <w:drawing>
            <wp:anchor distT="0" distB="0" distL="114300" distR="114300" simplePos="0" relativeHeight="251668480" behindDoc="1" locked="0" layoutInCell="1" allowOverlap="1" wp14:anchorId="0E6861C7" wp14:editId="71A34A25">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del>
    </w:p>
    <w:p w14:paraId="6F9FAB5B" w14:textId="6F45E728" w:rsidR="004469D3" w:rsidDel="00776DAA" w:rsidRDefault="004469D3" w:rsidP="00E54499">
      <w:pPr>
        <w:spacing w:after="0" w:line="240" w:lineRule="auto"/>
        <w:jc w:val="both"/>
        <w:rPr>
          <w:del w:id="248" w:author="Microsoft account" w:date="2022-08-07T14:34:00Z"/>
          <w:rFonts w:ascii="Arial" w:hAnsi="Arial" w:cs="Arial"/>
          <w:lang w:val="en-US"/>
        </w:rPr>
      </w:pPr>
    </w:p>
    <w:p w14:paraId="7ED52139" w14:textId="6D37609F" w:rsidR="004469D3" w:rsidDel="00776DAA" w:rsidRDefault="004469D3" w:rsidP="00E54499">
      <w:pPr>
        <w:spacing w:after="0" w:line="240" w:lineRule="auto"/>
        <w:jc w:val="both"/>
        <w:rPr>
          <w:del w:id="249" w:author="Microsoft account" w:date="2022-08-07T14:34:00Z"/>
          <w:rFonts w:ascii="Arial" w:hAnsi="Arial" w:cs="Arial"/>
          <w:lang w:val="en-US"/>
        </w:rPr>
      </w:pPr>
    </w:p>
    <w:p w14:paraId="32E7DF52" w14:textId="5FA6186F" w:rsidR="004469D3" w:rsidDel="00776DAA" w:rsidRDefault="004469D3" w:rsidP="00E54499">
      <w:pPr>
        <w:spacing w:after="0" w:line="240" w:lineRule="auto"/>
        <w:jc w:val="both"/>
        <w:rPr>
          <w:del w:id="250" w:author="Microsoft account" w:date="2022-08-07T14:34:00Z"/>
          <w:rFonts w:ascii="Arial" w:hAnsi="Arial" w:cs="Arial"/>
          <w:lang w:val="en-US"/>
        </w:rPr>
      </w:pPr>
    </w:p>
    <w:p w14:paraId="34C57BB5" w14:textId="490C82DF" w:rsidR="004469D3" w:rsidDel="00776DAA" w:rsidRDefault="004469D3" w:rsidP="00E54499">
      <w:pPr>
        <w:spacing w:after="0" w:line="240" w:lineRule="auto"/>
        <w:jc w:val="both"/>
        <w:rPr>
          <w:del w:id="251" w:author="Microsoft account" w:date="2022-08-07T14:34:00Z"/>
          <w:rFonts w:ascii="Arial" w:hAnsi="Arial" w:cs="Arial"/>
          <w:lang w:val="en-US"/>
        </w:rPr>
      </w:pPr>
    </w:p>
    <w:p w14:paraId="66BB098E" w14:textId="1CB9E0C0" w:rsidR="004469D3" w:rsidDel="00776DAA" w:rsidRDefault="004469D3" w:rsidP="00E54499">
      <w:pPr>
        <w:spacing w:after="0" w:line="240" w:lineRule="auto"/>
        <w:jc w:val="both"/>
        <w:rPr>
          <w:del w:id="252" w:author="Microsoft account" w:date="2022-08-07T14:34:00Z"/>
          <w:rFonts w:ascii="Arial" w:hAnsi="Arial" w:cs="Arial"/>
          <w:lang w:val="en-US"/>
        </w:rPr>
      </w:pPr>
    </w:p>
    <w:p w14:paraId="7DF948FB" w14:textId="008B2BEA" w:rsidR="004469D3" w:rsidDel="00776DAA" w:rsidRDefault="004469D3" w:rsidP="00E54499">
      <w:pPr>
        <w:spacing w:after="0" w:line="240" w:lineRule="auto"/>
        <w:jc w:val="both"/>
        <w:rPr>
          <w:del w:id="253" w:author="Microsoft account" w:date="2022-08-07T14:34:00Z"/>
          <w:rFonts w:ascii="Arial" w:hAnsi="Arial" w:cs="Arial"/>
          <w:lang w:val="en-US"/>
        </w:rPr>
      </w:pPr>
    </w:p>
    <w:p w14:paraId="296F26FE" w14:textId="5CFF2184" w:rsidR="004469D3" w:rsidDel="00776DAA" w:rsidRDefault="004469D3" w:rsidP="00E54499">
      <w:pPr>
        <w:spacing w:after="0" w:line="240" w:lineRule="auto"/>
        <w:jc w:val="both"/>
        <w:rPr>
          <w:del w:id="254" w:author="Microsoft account" w:date="2022-08-07T14:34:00Z"/>
          <w:rFonts w:ascii="Arial" w:hAnsi="Arial" w:cs="Arial"/>
          <w:lang w:val="en-US"/>
        </w:rPr>
      </w:pPr>
    </w:p>
    <w:p w14:paraId="7C1DA806" w14:textId="1943C318" w:rsidR="004469D3" w:rsidDel="00776DAA" w:rsidRDefault="004469D3" w:rsidP="00E54499">
      <w:pPr>
        <w:spacing w:after="0" w:line="240" w:lineRule="auto"/>
        <w:jc w:val="both"/>
        <w:rPr>
          <w:del w:id="255" w:author="Microsoft account" w:date="2022-08-07T14:34:00Z"/>
          <w:rFonts w:ascii="Arial" w:hAnsi="Arial" w:cs="Arial"/>
          <w:lang w:val="en-US"/>
        </w:rPr>
      </w:pPr>
    </w:p>
    <w:p w14:paraId="2E97630B" w14:textId="33DF72E6" w:rsidR="004469D3" w:rsidDel="00776DAA" w:rsidRDefault="004469D3" w:rsidP="00E54499">
      <w:pPr>
        <w:spacing w:after="0" w:line="240" w:lineRule="auto"/>
        <w:jc w:val="both"/>
        <w:rPr>
          <w:del w:id="256" w:author="Microsoft account" w:date="2022-08-07T14:34:00Z"/>
          <w:rFonts w:ascii="Arial" w:hAnsi="Arial" w:cs="Arial"/>
          <w:lang w:val="en-US"/>
        </w:rPr>
      </w:pPr>
    </w:p>
    <w:p w14:paraId="4AE2F110" w14:textId="48AEBD8F" w:rsidR="004469D3" w:rsidDel="00776DAA" w:rsidRDefault="004469D3" w:rsidP="00E54499">
      <w:pPr>
        <w:spacing w:after="0" w:line="240" w:lineRule="auto"/>
        <w:jc w:val="both"/>
        <w:rPr>
          <w:del w:id="257" w:author="Microsoft account" w:date="2022-08-07T14:34:00Z"/>
          <w:rFonts w:ascii="Arial" w:hAnsi="Arial" w:cs="Arial"/>
          <w:lang w:val="en-US"/>
        </w:rPr>
      </w:pPr>
    </w:p>
    <w:p w14:paraId="5A11E0B5" w14:textId="7AE66DF8" w:rsidR="004469D3" w:rsidDel="00776DAA" w:rsidRDefault="004469D3" w:rsidP="00E54499">
      <w:pPr>
        <w:spacing w:after="0" w:line="240" w:lineRule="auto"/>
        <w:jc w:val="both"/>
        <w:rPr>
          <w:del w:id="258" w:author="Microsoft account" w:date="2022-08-07T14:34:00Z"/>
          <w:rFonts w:ascii="Arial" w:hAnsi="Arial" w:cs="Arial"/>
          <w:lang w:val="en-US"/>
        </w:rPr>
      </w:pPr>
    </w:p>
    <w:p w14:paraId="7515CAB6" w14:textId="624DEEB0" w:rsidR="004469D3" w:rsidDel="00776DAA" w:rsidRDefault="004469D3" w:rsidP="00E54499">
      <w:pPr>
        <w:spacing w:after="0" w:line="240" w:lineRule="auto"/>
        <w:jc w:val="both"/>
        <w:rPr>
          <w:del w:id="259" w:author="Microsoft account" w:date="2022-08-07T14:34:00Z"/>
          <w:rFonts w:ascii="Arial" w:hAnsi="Arial" w:cs="Arial"/>
          <w:lang w:val="en-US"/>
        </w:rPr>
      </w:pPr>
    </w:p>
    <w:p w14:paraId="2C0EB28A" w14:textId="02BFDBC7" w:rsidR="004469D3" w:rsidDel="00776DAA" w:rsidRDefault="004469D3" w:rsidP="00E54499">
      <w:pPr>
        <w:spacing w:after="0" w:line="240" w:lineRule="auto"/>
        <w:jc w:val="both"/>
        <w:rPr>
          <w:del w:id="260" w:author="Microsoft account" w:date="2022-08-07T14:34:00Z"/>
          <w:rFonts w:ascii="Arial" w:hAnsi="Arial" w:cs="Arial"/>
          <w:lang w:val="en-US"/>
        </w:rPr>
      </w:pPr>
    </w:p>
    <w:p w14:paraId="2D3EA793" w14:textId="57AF710B" w:rsidR="004469D3" w:rsidDel="00776DAA" w:rsidRDefault="004469D3" w:rsidP="00E54499">
      <w:pPr>
        <w:spacing w:after="0" w:line="240" w:lineRule="auto"/>
        <w:jc w:val="both"/>
        <w:rPr>
          <w:del w:id="261" w:author="Microsoft account" w:date="2022-08-07T14:34:00Z"/>
          <w:rFonts w:ascii="Arial" w:hAnsi="Arial" w:cs="Arial"/>
          <w:lang w:val="en-US"/>
        </w:rPr>
      </w:pPr>
    </w:p>
    <w:p w14:paraId="00908725" w14:textId="439D493E" w:rsidR="004469D3" w:rsidDel="00776DAA" w:rsidRDefault="004469D3" w:rsidP="00E54499">
      <w:pPr>
        <w:spacing w:after="0" w:line="240" w:lineRule="auto"/>
        <w:jc w:val="both"/>
        <w:rPr>
          <w:del w:id="262" w:author="Microsoft account" w:date="2022-08-07T14:34:00Z"/>
          <w:rFonts w:ascii="Arial" w:hAnsi="Arial" w:cs="Arial"/>
          <w:lang w:val="en-US"/>
        </w:rPr>
      </w:pPr>
    </w:p>
    <w:p w14:paraId="040FAF36" w14:textId="78390803" w:rsidR="004469D3" w:rsidDel="00776DAA" w:rsidRDefault="004469D3" w:rsidP="00E54499">
      <w:pPr>
        <w:spacing w:after="0" w:line="240" w:lineRule="auto"/>
        <w:jc w:val="both"/>
        <w:rPr>
          <w:del w:id="263" w:author="Microsoft account" w:date="2022-08-07T14:34:00Z"/>
          <w:rFonts w:ascii="Arial" w:hAnsi="Arial" w:cs="Arial"/>
          <w:lang w:val="en-US"/>
        </w:rPr>
      </w:pPr>
    </w:p>
    <w:p w14:paraId="5EB93F94" w14:textId="03C8EB82" w:rsidR="004469D3" w:rsidDel="00776DAA" w:rsidRDefault="004469D3" w:rsidP="00E54499">
      <w:pPr>
        <w:spacing w:after="0" w:line="240" w:lineRule="auto"/>
        <w:jc w:val="both"/>
        <w:rPr>
          <w:del w:id="264" w:author="Microsoft account" w:date="2022-08-07T14:34:00Z"/>
          <w:rFonts w:ascii="Arial" w:hAnsi="Arial" w:cs="Arial"/>
          <w:lang w:val="en-US"/>
        </w:rPr>
      </w:pPr>
    </w:p>
    <w:p w14:paraId="4DFF8C6E" w14:textId="2CF7B27B" w:rsidR="004469D3" w:rsidDel="00776DAA" w:rsidRDefault="004469D3" w:rsidP="00E54499">
      <w:pPr>
        <w:spacing w:after="0" w:line="240" w:lineRule="auto"/>
        <w:jc w:val="both"/>
        <w:rPr>
          <w:del w:id="265" w:author="Microsoft account" w:date="2022-08-07T14:34:00Z"/>
          <w:rFonts w:ascii="Arial" w:hAnsi="Arial" w:cs="Arial"/>
          <w:lang w:val="en-US"/>
        </w:rPr>
      </w:pPr>
    </w:p>
    <w:p w14:paraId="29B7AB10" w14:textId="476C3EE7" w:rsidR="004469D3" w:rsidDel="00776DAA" w:rsidRDefault="004469D3" w:rsidP="00E54499">
      <w:pPr>
        <w:spacing w:after="0" w:line="240" w:lineRule="auto"/>
        <w:jc w:val="both"/>
        <w:rPr>
          <w:del w:id="266" w:author="Microsoft account" w:date="2022-08-07T14:34:00Z"/>
          <w:rFonts w:ascii="Arial" w:hAnsi="Arial" w:cs="Arial"/>
          <w:lang w:val="en-US"/>
        </w:rPr>
      </w:pPr>
    </w:p>
    <w:p w14:paraId="1FCC1D61" w14:textId="70DDC2EF" w:rsidR="004469D3" w:rsidDel="00776DAA" w:rsidRDefault="004469D3" w:rsidP="00E54499">
      <w:pPr>
        <w:spacing w:after="0" w:line="240" w:lineRule="auto"/>
        <w:jc w:val="both"/>
        <w:rPr>
          <w:del w:id="267" w:author="Microsoft account" w:date="2022-08-07T14:34:00Z"/>
          <w:rFonts w:ascii="Arial" w:hAnsi="Arial" w:cs="Arial"/>
          <w:lang w:val="en-US"/>
        </w:rPr>
      </w:pPr>
    </w:p>
    <w:p w14:paraId="4F0D5C33" w14:textId="3DA41FDE" w:rsidR="004469D3" w:rsidDel="00776DAA" w:rsidRDefault="004469D3" w:rsidP="00E54499">
      <w:pPr>
        <w:spacing w:after="0" w:line="240" w:lineRule="auto"/>
        <w:jc w:val="both"/>
        <w:rPr>
          <w:del w:id="268" w:author="Microsoft account" w:date="2022-08-07T14:34:00Z"/>
          <w:rFonts w:ascii="Arial" w:hAnsi="Arial" w:cs="Arial"/>
          <w:lang w:val="en-US"/>
        </w:rPr>
      </w:pPr>
    </w:p>
    <w:p w14:paraId="0CBB8011" w14:textId="019DA107" w:rsidR="004469D3" w:rsidDel="00776DAA" w:rsidRDefault="004469D3" w:rsidP="00E54499">
      <w:pPr>
        <w:spacing w:after="0" w:line="240" w:lineRule="auto"/>
        <w:jc w:val="both"/>
        <w:rPr>
          <w:del w:id="269" w:author="Microsoft account" w:date="2022-08-07T14:34:00Z"/>
          <w:rFonts w:ascii="Arial" w:hAnsi="Arial" w:cs="Arial"/>
          <w:lang w:val="en-US"/>
        </w:rPr>
      </w:pPr>
    </w:p>
    <w:p w14:paraId="226D5C90" w14:textId="7A6F3140" w:rsidR="004469D3" w:rsidDel="00776DAA" w:rsidRDefault="004469D3" w:rsidP="00E54499">
      <w:pPr>
        <w:spacing w:after="0" w:line="240" w:lineRule="auto"/>
        <w:jc w:val="both"/>
        <w:rPr>
          <w:del w:id="270" w:author="Microsoft account" w:date="2022-08-07T14:34:00Z"/>
          <w:rFonts w:ascii="Arial" w:hAnsi="Arial" w:cs="Arial"/>
          <w:lang w:val="en-US"/>
        </w:rPr>
      </w:pPr>
    </w:p>
    <w:p w14:paraId="785F021E" w14:textId="1A4A6110" w:rsidR="004469D3" w:rsidDel="00776DAA" w:rsidRDefault="004469D3" w:rsidP="00E54499">
      <w:pPr>
        <w:spacing w:after="0" w:line="240" w:lineRule="auto"/>
        <w:jc w:val="both"/>
        <w:rPr>
          <w:del w:id="271" w:author="Microsoft account" w:date="2022-08-07T14:34:00Z"/>
          <w:rFonts w:ascii="Arial" w:hAnsi="Arial" w:cs="Arial"/>
          <w:lang w:val="en-US"/>
        </w:rPr>
      </w:pPr>
    </w:p>
    <w:p w14:paraId="2D1C3A6B" w14:textId="0B1BA49F" w:rsidR="004469D3" w:rsidDel="00776DAA" w:rsidRDefault="004469D3" w:rsidP="00E54499">
      <w:pPr>
        <w:spacing w:after="0" w:line="240" w:lineRule="auto"/>
        <w:jc w:val="both"/>
        <w:rPr>
          <w:del w:id="272" w:author="Microsoft account" w:date="2022-08-07T14:34:00Z"/>
          <w:rFonts w:ascii="Arial" w:hAnsi="Arial" w:cs="Arial"/>
          <w:lang w:val="en-US"/>
        </w:rPr>
      </w:pPr>
    </w:p>
    <w:p w14:paraId="461C7C91" w14:textId="15DA7EBC" w:rsidR="004469D3" w:rsidDel="00776DAA" w:rsidRDefault="004469D3" w:rsidP="00E54499">
      <w:pPr>
        <w:spacing w:after="0" w:line="240" w:lineRule="auto"/>
        <w:jc w:val="both"/>
        <w:rPr>
          <w:del w:id="273" w:author="Microsoft account" w:date="2022-08-07T14:34:00Z"/>
          <w:rFonts w:ascii="Arial" w:hAnsi="Arial" w:cs="Arial"/>
          <w:lang w:val="en-US"/>
        </w:rPr>
      </w:pPr>
    </w:p>
    <w:p w14:paraId="2E7551F1" w14:textId="0704FCF4" w:rsidR="004469D3" w:rsidDel="00776DAA" w:rsidRDefault="004469D3" w:rsidP="00E54499">
      <w:pPr>
        <w:spacing w:after="0" w:line="240" w:lineRule="auto"/>
        <w:jc w:val="both"/>
        <w:rPr>
          <w:del w:id="274" w:author="Microsoft account" w:date="2022-08-07T14:34:00Z"/>
          <w:rFonts w:ascii="Arial" w:hAnsi="Arial" w:cs="Arial"/>
          <w:lang w:val="en-US"/>
        </w:rPr>
      </w:pPr>
    </w:p>
    <w:p w14:paraId="41C7980F" w14:textId="423F967C" w:rsidR="004469D3" w:rsidDel="00776DAA" w:rsidRDefault="004469D3" w:rsidP="00E54499">
      <w:pPr>
        <w:spacing w:after="0" w:line="240" w:lineRule="auto"/>
        <w:jc w:val="both"/>
        <w:rPr>
          <w:del w:id="275" w:author="Microsoft account" w:date="2022-08-07T14:34:00Z"/>
          <w:rFonts w:ascii="Arial" w:hAnsi="Arial" w:cs="Arial"/>
          <w:lang w:val="en-US"/>
        </w:rPr>
      </w:pPr>
    </w:p>
    <w:p w14:paraId="15975CCD" w14:textId="212517E5" w:rsidR="004469D3" w:rsidDel="00776DAA" w:rsidRDefault="004469D3" w:rsidP="00E54499">
      <w:pPr>
        <w:spacing w:after="0" w:line="240" w:lineRule="auto"/>
        <w:jc w:val="both"/>
        <w:rPr>
          <w:del w:id="276" w:author="Microsoft account" w:date="2022-08-07T14:34:00Z"/>
          <w:rFonts w:ascii="Arial" w:hAnsi="Arial" w:cs="Arial"/>
          <w:lang w:val="en-US"/>
        </w:rPr>
      </w:pPr>
    </w:p>
    <w:p w14:paraId="42A216B1" w14:textId="5F4D5572" w:rsidR="004469D3" w:rsidDel="00776DAA" w:rsidRDefault="004469D3" w:rsidP="00E54499">
      <w:pPr>
        <w:spacing w:after="0" w:line="240" w:lineRule="auto"/>
        <w:jc w:val="both"/>
        <w:rPr>
          <w:del w:id="277" w:author="Microsoft account" w:date="2022-08-07T14:34:00Z"/>
          <w:rFonts w:ascii="Arial" w:hAnsi="Arial" w:cs="Arial"/>
          <w:lang w:val="en-US"/>
        </w:rPr>
      </w:pPr>
    </w:p>
    <w:p w14:paraId="34D3EBC1" w14:textId="4EDBC737" w:rsidR="004469D3" w:rsidDel="00776DAA" w:rsidRDefault="004469D3" w:rsidP="00E54499">
      <w:pPr>
        <w:spacing w:after="0" w:line="240" w:lineRule="auto"/>
        <w:jc w:val="both"/>
        <w:rPr>
          <w:del w:id="278" w:author="Microsoft account" w:date="2022-08-07T14:34:00Z"/>
          <w:rFonts w:ascii="Arial" w:hAnsi="Arial" w:cs="Arial"/>
          <w:lang w:val="en-US"/>
        </w:rPr>
      </w:pPr>
    </w:p>
    <w:p w14:paraId="6D53DAC8" w14:textId="241B15D4" w:rsidR="004469D3" w:rsidDel="00776DAA" w:rsidRDefault="004469D3" w:rsidP="00E54499">
      <w:pPr>
        <w:spacing w:after="0" w:line="240" w:lineRule="auto"/>
        <w:jc w:val="both"/>
        <w:rPr>
          <w:del w:id="279" w:author="Microsoft account" w:date="2022-08-07T14:34:00Z"/>
          <w:rFonts w:ascii="Arial" w:hAnsi="Arial" w:cs="Arial"/>
          <w:lang w:val="en-US"/>
        </w:rPr>
      </w:pPr>
    </w:p>
    <w:p w14:paraId="3B403B43" w14:textId="6BEBE84D" w:rsidR="004469D3" w:rsidDel="00776DAA" w:rsidRDefault="004469D3" w:rsidP="00E54499">
      <w:pPr>
        <w:spacing w:after="0" w:line="240" w:lineRule="auto"/>
        <w:jc w:val="both"/>
        <w:rPr>
          <w:del w:id="280" w:author="Microsoft account" w:date="2022-08-07T14:34:00Z"/>
          <w:rFonts w:ascii="Arial" w:hAnsi="Arial" w:cs="Arial"/>
          <w:lang w:val="en-US"/>
        </w:rPr>
      </w:pPr>
    </w:p>
    <w:p w14:paraId="4C82112B" w14:textId="0D36AC70" w:rsidR="004469D3" w:rsidDel="00776DAA" w:rsidRDefault="004469D3" w:rsidP="00E54499">
      <w:pPr>
        <w:spacing w:after="0" w:line="240" w:lineRule="auto"/>
        <w:jc w:val="both"/>
        <w:rPr>
          <w:del w:id="281" w:author="Microsoft account" w:date="2022-08-07T14:34:00Z"/>
          <w:rFonts w:ascii="Arial" w:hAnsi="Arial" w:cs="Arial"/>
          <w:lang w:val="en-US"/>
        </w:rPr>
      </w:pPr>
    </w:p>
    <w:p w14:paraId="185EDC7A" w14:textId="1A81B1D5" w:rsidR="004469D3" w:rsidDel="00776DAA" w:rsidRDefault="004469D3" w:rsidP="00E54499">
      <w:pPr>
        <w:spacing w:after="0" w:line="240" w:lineRule="auto"/>
        <w:jc w:val="both"/>
        <w:rPr>
          <w:del w:id="282" w:author="Microsoft account" w:date="2022-08-07T14:34:00Z"/>
          <w:rFonts w:ascii="Arial" w:hAnsi="Arial" w:cs="Arial"/>
          <w:lang w:val="en-US"/>
        </w:rPr>
      </w:pPr>
    </w:p>
    <w:p w14:paraId="617AC1E7" w14:textId="26B1C1F5" w:rsidR="004469D3" w:rsidDel="00776DAA" w:rsidRDefault="004469D3" w:rsidP="00E54499">
      <w:pPr>
        <w:spacing w:after="0" w:line="240" w:lineRule="auto"/>
        <w:jc w:val="both"/>
        <w:rPr>
          <w:del w:id="283" w:author="Microsoft account" w:date="2022-08-07T14:34:00Z"/>
          <w:rFonts w:ascii="Arial" w:hAnsi="Arial" w:cs="Arial"/>
          <w:lang w:val="en-US"/>
        </w:rPr>
      </w:pPr>
    </w:p>
    <w:p w14:paraId="3409D8F2" w14:textId="3B5F91FC" w:rsidR="004469D3" w:rsidDel="00776DAA" w:rsidRDefault="004469D3" w:rsidP="00E54499">
      <w:pPr>
        <w:spacing w:after="0" w:line="240" w:lineRule="auto"/>
        <w:jc w:val="both"/>
        <w:rPr>
          <w:del w:id="284" w:author="Microsoft account" w:date="2022-08-07T14:34:00Z"/>
          <w:rFonts w:ascii="Arial" w:hAnsi="Arial" w:cs="Arial"/>
          <w:lang w:val="en-US"/>
        </w:rPr>
      </w:pPr>
    </w:p>
    <w:p w14:paraId="0B874141" w14:textId="206062C8" w:rsidR="006556AB" w:rsidDel="00776DAA" w:rsidRDefault="00A92ABB" w:rsidP="00E54499">
      <w:pPr>
        <w:spacing w:after="0" w:line="240" w:lineRule="auto"/>
        <w:jc w:val="both"/>
        <w:rPr>
          <w:del w:id="285" w:author="Microsoft account" w:date="2022-08-07T14:34:00Z"/>
          <w:rFonts w:ascii="Arial" w:hAnsi="Arial" w:cs="Arial"/>
          <w:lang w:val="en-US"/>
        </w:rPr>
      </w:pPr>
      <w:del w:id="286" w:author="Microsoft account" w:date="2022-08-07T14:33:00Z">
        <w:r w:rsidDel="00776DAA">
          <w:rPr>
            <w:noProof/>
            <w:lang w:eastAsia="en-AU"/>
          </w:rPr>
          <w:drawing>
            <wp:anchor distT="0" distB="0" distL="114300" distR="114300" simplePos="0" relativeHeight="251662336" behindDoc="1" locked="0" layoutInCell="1" allowOverlap="1" wp14:anchorId="588E4CFA" wp14:editId="2CBA5784">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del>
    </w:p>
    <w:p w14:paraId="2F546CB5" w14:textId="77777777" w:rsidR="006556AB" w:rsidDel="00776DAA" w:rsidRDefault="006556AB" w:rsidP="00E54499">
      <w:pPr>
        <w:spacing w:after="0" w:line="240" w:lineRule="auto"/>
        <w:jc w:val="both"/>
        <w:rPr>
          <w:del w:id="287" w:author="Microsoft account" w:date="2022-08-07T14:34:00Z"/>
          <w:rFonts w:ascii="Arial" w:hAnsi="Arial" w:cs="Arial"/>
          <w:lang w:val="en-US"/>
        </w:rPr>
      </w:pPr>
    </w:p>
    <w:p w14:paraId="7833BEEE" w14:textId="59EC37CD" w:rsidR="006556AB" w:rsidDel="00776DAA" w:rsidRDefault="006556AB" w:rsidP="00E54499">
      <w:pPr>
        <w:spacing w:after="0" w:line="240" w:lineRule="auto"/>
        <w:jc w:val="both"/>
        <w:rPr>
          <w:del w:id="288" w:author="Microsoft account" w:date="2022-08-07T14:34:00Z"/>
          <w:rFonts w:ascii="Arial" w:hAnsi="Arial" w:cs="Arial"/>
          <w:lang w:val="en-US"/>
        </w:rPr>
      </w:pPr>
    </w:p>
    <w:p w14:paraId="789CC8C5" w14:textId="2F7988DC" w:rsidR="006556AB" w:rsidDel="00776DAA" w:rsidRDefault="006556AB" w:rsidP="00E54499">
      <w:pPr>
        <w:spacing w:after="0" w:line="240" w:lineRule="auto"/>
        <w:jc w:val="both"/>
        <w:rPr>
          <w:del w:id="289" w:author="Microsoft account" w:date="2022-08-07T14:34:00Z"/>
          <w:rFonts w:ascii="Arial" w:hAnsi="Arial" w:cs="Arial"/>
          <w:lang w:val="en-US"/>
        </w:rPr>
      </w:pPr>
      <w:r>
        <w:rPr>
          <w:noProof/>
          <w:lang w:eastAsia="en-AU"/>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78701CFD" w14:textId="3F5C03F8" w:rsidR="006556AB" w:rsidDel="00776DAA" w:rsidRDefault="006556AB" w:rsidP="00E54499">
      <w:pPr>
        <w:spacing w:after="0" w:line="240" w:lineRule="auto"/>
        <w:jc w:val="both"/>
        <w:rPr>
          <w:del w:id="290" w:author="Microsoft account" w:date="2022-08-07T14:34:00Z"/>
          <w:rFonts w:ascii="Arial" w:hAnsi="Arial" w:cs="Arial"/>
          <w:lang w:val="en-US"/>
        </w:rPr>
      </w:pPr>
    </w:p>
    <w:p w14:paraId="41E1C098" w14:textId="03F4C1FA" w:rsidR="006556AB" w:rsidDel="00776DAA" w:rsidRDefault="006556AB" w:rsidP="00E54499">
      <w:pPr>
        <w:spacing w:after="0" w:line="240" w:lineRule="auto"/>
        <w:jc w:val="both"/>
        <w:rPr>
          <w:del w:id="291" w:author="Microsoft account" w:date="2022-08-07T14:34:00Z"/>
          <w:rFonts w:ascii="Arial" w:hAnsi="Arial" w:cs="Arial"/>
          <w:lang w:val="en-US"/>
        </w:rPr>
      </w:pPr>
    </w:p>
    <w:p w14:paraId="67FFE392" w14:textId="5ECA56AB" w:rsidR="006556AB" w:rsidDel="00776DAA" w:rsidRDefault="006556AB" w:rsidP="00E54499">
      <w:pPr>
        <w:spacing w:after="0" w:line="240" w:lineRule="auto"/>
        <w:jc w:val="both"/>
        <w:rPr>
          <w:del w:id="292" w:author="Microsoft account" w:date="2022-08-07T14:34:00Z"/>
          <w:rFonts w:ascii="Arial" w:hAnsi="Arial" w:cs="Arial"/>
          <w:lang w:val="en-US"/>
        </w:rPr>
      </w:pPr>
    </w:p>
    <w:p w14:paraId="136BB6EA" w14:textId="29FF999F" w:rsidR="006556AB" w:rsidDel="00776DAA" w:rsidRDefault="006556AB" w:rsidP="00E54499">
      <w:pPr>
        <w:spacing w:after="0" w:line="240" w:lineRule="auto"/>
        <w:jc w:val="both"/>
        <w:rPr>
          <w:del w:id="293" w:author="Microsoft account" w:date="2022-08-07T14:34:00Z"/>
          <w:rFonts w:ascii="Arial" w:hAnsi="Arial" w:cs="Arial"/>
          <w:lang w:val="en-US"/>
        </w:rPr>
      </w:pPr>
    </w:p>
    <w:p w14:paraId="22E8D08E" w14:textId="02DDB825" w:rsidR="006556AB" w:rsidDel="00776DAA" w:rsidRDefault="006556AB" w:rsidP="00E54499">
      <w:pPr>
        <w:spacing w:after="0" w:line="240" w:lineRule="auto"/>
        <w:jc w:val="both"/>
        <w:rPr>
          <w:del w:id="294" w:author="Microsoft account" w:date="2022-08-07T14:34:00Z"/>
          <w:rFonts w:ascii="Arial" w:hAnsi="Arial" w:cs="Arial"/>
          <w:lang w:val="en-US"/>
        </w:rPr>
      </w:pPr>
    </w:p>
    <w:p w14:paraId="67507BC1" w14:textId="12739524" w:rsidR="006556AB" w:rsidDel="00776DAA" w:rsidRDefault="006556AB" w:rsidP="00E54499">
      <w:pPr>
        <w:spacing w:after="0" w:line="240" w:lineRule="auto"/>
        <w:jc w:val="both"/>
        <w:rPr>
          <w:del w:id="295" w:author="Microsoft account" w:date="2022-08-07T14:34:00Z"/>
          <w:rFonts w:ascii="Arial" w:hAnsi="Arial" w:cs="Arial"/>
          <w:lang w:val="en-US"/>
        </w:rPr>
      </w:pPr>
    </w:p>
    <w:p w14:paraId="7ADDA356" w14:textId="58EA5B43" w:rsidR="006556AB" w:rsidDel="00776DAA" w:rsidRDefault="006556AB" w:rsidP="00E54499">
      <w:pPr>
        <w:spacing w:after="0" w:line="240" w:lineRule="auto"/>
        <w:jc w:val="both"/>
        <w:rPr>
          <w:del w:id="296" w:author="Microsoft account" w:date="2022-08-07T14:34:00Z"/>
          <w:rFonts w:ascii="Arial" w:hAnsi="Arial" w:cs="Arial"/>
          <w:lang w:val="en-US"/>
        </w:rPr>
      </w:pPr>
    </w:p>
    <w:p w14:paraId="7ECD5907" w14:textId="4EE9540D" w:rsidR="006556AB" w:rsidDel="00776DAA" w:rsidRDefault="006556AB" w:rsidP="00E54499">
      <w:pPr>
        <w:spacing w:after="0" w:line="240" w:lineRule="auto"/>
        <w:jc w:val="both"/>
        <w:rPr>
          <w:del w:id="297" w:author="Microsoft account" w:date="2022-08-07T14:34:00Z"/>
          <w:rFonts w:ascii="Arial" w:hAnsi="Arial" w:cs="Arial"/>
          <w:lang w:val="en-US"/>
        </w:rPr>
      </w:pPr>
    </w:p>
    <w:p w14:paraId="71FDADBF" w14:textId="2C3A7E35" w:rsidR="006556AB" w:rsidDel="00776DAA" w:rsidRDefault="006556AB" w:rsidP="00E54499">
      <w:pPr>
        <w:spacing w:after="0" w:line="240" w:lineRule="auto"/>
        <w:jc w:val="both"/>
        <w:rPr>
          <w:del w:id="298" w:author="Microsoft account" w:date="2022-08-07T14:34:00Z"/>
          <w:rFonts w:ascii="Arial" w:hAnsi="Arial" w:cs="Arial"/>
          <w:lang w:val="en-US"/>
        </w:rPr>
      </w:pPr>
    </w:p>
    <w:p w14:paraId="2AC59ACD" w14:textId="221BD585" w:rsidR="006556AB" w:rsidDel="00776DAA" w:rsidRDefault="006556AB" w:rsidP="00E54499">
      <w:pPr>
        <w:spacing w:after="0" w:line="240" w:lineRule="auto"/>
        <w:jc w:val="both"/>
        <w:rPr>
          <w:del w:id="299" w:author="Microsoft account" w:date="2022-08-07T14:34:00Z"/>
          <w:rFonts w:ascii="Arial" w:hAnsi="Arial" w:cs="Arial"/>
          <w:lang w:val="en-US"/>
        </w:rPr>
      </w:pPr>
    </w:p>
    <w:p w14:paraId="4B4C1275" w14:textId="0C5D3EF1" w:rsidR="006556AB" w:rsidDel="00776DAA" w:rsidRDefault="006556AB" w:rsidP="00E54499">
      <w:pPr>
        <w:spacing w:after="0" w:line="240" w:lineRule="auto"/>
        <w:jc w:val="both"/>
        <w:rPr>
          <w:del w:id="300" w:author="Microsoft account" w:date="2022-08-07T14:34:00Z"/>
          <w:rFonts w:ascii="Arial" w:hAnsi="Arial" w:cs="Arial"/>
          <w:lang w:val="en-US"/>
        </w:rPr>
      </w:pPr>
    </w:p>
    <w:p w14:paraId="2B919637" w14:textId="076B132E" w:rsidR="006556AB" w:rsidDel="00776DAA" w:rsidRDefault="006556AB" w:rsidP="00E54499">
      <w:pPr>
        <w:spacing w:after="0" w:line="240" w:lineRule="auto"/>
        <w:jc w:val="both"/>
        <w:rPr>
          <w:del w:id="301" w:author="Microsoft account" w:date="2022-08-07T14:34:00Z"/>
          <w:rFonts w:ascii="Arial" w:hAnsi="Arial" w:cs="Arial"/>
          <w:lang w:val="en-US"/>
        </w:rPr>
      </w:pPr>
    </w:p>
    <w:p w14:paraId="2AD712CB" w14:textId="39CF7687" w:rsidR="006556AB" w:rsidDel="00776DAA" w:rsidRDefault="006556AB" w:rsidP="00E54499">
      <w:pPr>
        <w:spacing w:after="0" w:line="240" w:lineRule="auto"/>
        <w:jc w:val="both"/>
        <w:rPr>
          <w:del w:id="302" w:author="Microsoft account" w:date="2022-08-07T14:34:00Z"/>
          <w:rFonts w:ascii="Arial" w:hAnsi="Arial" w:cs="Arial"/>
          <w:lang w:val="en-US"/>
        </w:rPr>
      </w:pPr>
    </w:p>
    <w:p w14:paraId="3FADBA40" w14:textId="03BC3A06" w:rsidR="006556AB" w:rsidDel="00776DAA" w:rsidRDefault="00A92ABB" w:rsidP="00E54499">
      <w:pPr>
        <w:spacing w:after="0" w:line="240" w:lineRule="auto"/>
        <w:jc w:val="both"/>
        <w:rPr>
          <w:del w:id="303" w:author="Microsoft account" w:date="2022-08-07T14:34:00Z"/>
          <w:rFonts w:ascii="Arial" w:hAnsi="Arial" w:cs="Arial"/>
          <w:lang w:val="en-US"/>
        </w:rPr>
      </w:pPr>
      <w:del w:id="304" w:author="Microsoft account" w:date="2022-08-07T14:33:00Z">
        <w:r w:rsidDel="00776DAA">
          <w:rPr>
            <w:noProof/>
            <w:lang w:eastAsia="en-AU"/>
          </w:rPr>
          <w:drawing>
            <wp:anchor distT="0" distB="0" distL="114300" distR="114300" simplePos="0" relativeHeight="251663360" behindDoc="1" locked="0" layoutInCell="1" allowOverlap="1" wp14:anchorId="429CDA05" wp14:editId="670AAE33">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del>
    </w:p>
    <w:p w14:paraId="4E2C613C" w14:textId="58CCC6B0" w:rsidR="006556AB" w:rsidDel="00776DAA" w:rsidRDefault="006556AB" w:rsidP="00E54499">
      <w:pPr>
        <w:spacing w:after="0" w:line="240" w:lineRule="auto"/>
        <w:jc w:val="both"/>
        <w:rPr>
          <w:del w:id="305" w:author="Microsoft account" w:date="2022-08-07T14:34:00Z"/>
          <w:rFonts w:ascii="Arial" w:hAnsi="Arial" w:cs="Arial"/>
          <w:lang w:val="en-US"/>
        </w:rPr>
      </w:pPr>
    </w:p>
    <w:p w14:paraId="34483951" w14:textId="5D8B8563" w:rsidR="006556AB" w:rsidDel="00776DAA" w:rsidRDefault="006556AB" w:rsidP="00E54499">
      <w:pPr>
        <w:spacing w:after="0" w:line="240" w:lineRule="auto"/>
        <w:jc w:val="both"/>
        <w:rPr>
          <w:del w:id="306" w:author="Microsoft account" w:date="2022-08-07T14:34:00Z"/>
          <w:rFonts w:ascii="Arial" w:hAnsi="Arial" w:cs="Arial"/>
          <w:lang w:val="en-US"/>
        </w:rPr>
      </w:pPr>
    </w:p>
    <w:p w14:paraId="0EBC29CB" w14:textId="5BF6DED5" w:rsidR="006556AB" w:rsidDel="00776DAA" w:rsidRDefault="006556AB" w:rsidP="00E54499">
      <w:pPr>
        <w:spacing w:after="0" w:line="240" w:lineRule="auto"/>
        <w:jc w:val="both"/>
        <w:rPr>
          <w:del w:id="307" w:author="Microsoft account" w:date="2022-08-07T14:34:00Z"/>
          <w:rFonts w:ascii="Arial" w:hAnsi="Arial" w:cs="Arial"/>
          <w:lang w:val="en-US"/>
        </w:rPr>
      </w:pPr>
    </w:p>
    <w:p w14:paraId="726F1AFB" w14:textId="38DB292B" w:rsidR="006556AB" w:rsidDel="00776DAA" w:rsidRDefault="006556AB" w:rsidP="00E54499">
      <w:pPr>
        <w:spacing w:after="0" w:line="240" w:lineRule="auto"/>
        <w:jc w:val="both"/>
        <w:rPr>
          <w:del w:id="308" w:author="Microsoft account" w:date="2022-08-07T14:34:00Z"/>
          <w:rFonts w:ascii="Arial" w:hAnsi="Arial" w:cs="Arial"/>
          <w:lang w:val="en-US"/>
        </w:rPr>
      </w:pPr>
    </w:p>
    <w:p w14:paraId="440F2829" w14:textId="2B9F19E2" w:rsidR="006556AB" w:rsidDel="00776DAA" w:rsidRDefault="006556AB" w:rsidP="00E54499">
      <w:pPr>
        <w:spacing w:after="0" w:line="240" w:lineRule="auto"/>
        <w:jc w:val="both"/>
        <w:rPr>
          <w:del w:id="309" w:author="Microsoft account" w:date="2022-08-07T14:34:00Z"/>
          <w:rFonts w:ascii="Arial" w:hAnsi="Arial" w:cs="Arial"/>
          <w:lang w:val="en-US"/>
        </w:rPr>
      </w:pPr>
    </w:p>
    <w:p w14:paraId="3D28B556" w14:textId="3FE93800" w:rsidR="006556AB" w:rsidDel="00776DAA" w:rsidRDefault="006556AB" w:rsidP="00E54499">
      <w:pPr>
        <w:spacing w:after="0" w:line="240" w:lineRule="auto"/>
        <w:jc w:val="both"/>
        <w:rPr>
          <w:del w:id="310" w:author="Microsoft account" w:date="2022-08-07T14:34:00Z"/>
          <w:rFonts w:ascii="Arial" w:hAnsi="Arial" w:cs="Arial"/>
          <w:lang w:val="en-US"/>
        </w:rPr>
      </w:pPr>
    </w:p>
    <w:p w14:paraId="133B6DE5" w14:textId="2A559EA3" w:rsidR="006556AB" w:rsidDel="00776DAA" w:rsidRDefault="006556AB" w:rsidP="00E54499">
      <w:pPr>
        <w:spacing w:after="0" w:line="240" w:lineRule="auto"/>
        <w:jc w:val="both"/>
        <w:rPr>
          <w:del w:id="311" w:author="Microsoft account" w:date="2022-08-07T14:34:00Z"/>
          <w:rFonts w:ascii="Arial" w:hAnsi="Arial" w:cs="Arial"/>
          <w:lang w:val="en-US"/>
        </w:rPr>
      </w:pPr>
    </w:p>
    <w:p w14:paraId="45CE6E6F" w14:textId="612A5E2A" w:rsidR="006556AB" w:rsidDel="00776DAA" w:rsidRDefault="006556AB" w:rsidP="00E54499">
      <w:pPr>
        <w:spacing w:after="0" w:line="240" w:lineRule="auto"/>
        <w:jc w:val="both"/>
        <w:rPr>
          <w:del w:id="312" w:author="Microsoft account" w:date="2022-08-07T14:34:00Z"/>
          <w:rFonts w:ascii="Arial" w:hAnsi="Arial" w:cs="Arial"/>
          <w:lang w:val="en-US"/>
        </w:rPr>
      </w:pPr>
    </w:p>
    <w:p w14:paraId="1E4D5D7E" w14:textId="70AF7360" w:rsidR="006556AB" w:rsidDel="00776DAA" w:rsidRDefault="006556AB" w:rsidP="00E54499">
      <w:pPr>
        <w:spacing w:after="0" w:line="240" w:lineRule="auto"/>
        <w:jc w:val="both"/>
        <w:rPr>
          <w:del w:id="313" w:author="Microsoft account" w:date="2022-08-07T14:34:00Z"/>
          <w:rFonts w:ascii="Arial" w:hAnsi="Arial" w:cs="Arial"/>
          <w:lang w:val="en-US"/>
        </w:rPr>
      </w:pPr>
    </w:p>
    <w:p w14:paraId="71EC2538" w14:textId="00E28A05" w:rsidR="006556AB" w:rsidDel="00776DAA" w:rsidRDefault="006556AB" w:rsidP="00E54499">
      <w:pPr>
        <w:spacing w:after="0" w:line="240" w:lineRule="auto"/>
        <w:jc w:val="both"/>
        <w:rPr>
          <w:del w:id="314" w:author="Microsoft account" w:date="2022-08-07T14:34:00Z"/>
          <w:rFonts w:ascii="Arial" w:hAnsi="Arial" w:cs="Arial"/>
          <w:lang w:val="en-US"/>
        </w:rPr>
      </w:pPr>
    </w:p>
    <w:p w14:paraId="03149210" w14:textId="40F06102" w:rsidR="006556AB" w:rsidDel="00776DAA" w:rsidRDefault="006556AB" w:rsidP="00E54499">
      <w:pPr>
        <w:spacing w:after="0" w:line="240" w:lineRule="auto"/>
        <w:jc w:val="both"/>
        <w:rPr>
          <w:del w:id="315" w:author="Microsoft account" w:date="2022-08-07T14:34:00Z"/>
          <w:rFonts w:ascii="Arial" w:hAnsi="Arial" w:cs="Arial"/>
          <w:lang w:val="en-US"/>
        </w:rPr>
      </w:pPr>
    </w:p>
    <w:p w14:paraId="34C7D03E" w14:textId="05EBA77A" w:rsidR="006556AB" w:rsidDel="00776DAA" w:rsidRDefault="006556AB" w:rsidP="00E54499">
      <w:pPr>
        <w:spacing w:after="0" w:line="240" w:lineRule="auto"/>
        <w:jc w:val="both"/>
        <w:rPr>
          <w:del w:id="316" w:author="Microsoft account" w:date="2022-08-07T14:34:00Z"/>
          <w:rFonts w:ascii="Arial" w:hAnsi="Arial" w:cs="Arial"/>
          <w:lang w:val="en-US"/>
        </w:rPr>
      </w:pPr>
    </w:p>
    <w:p w14:paraId="3C84AE24" w14:textId="6A1D026D" w:rsidR="005C4F0A" w:rsidDel="00776DAA" w:rsidRDefault="005C4F0A" w:rsidP="00E54499">
      <w:pPr>
        <w:spacing w:after="0" w:line="240" w:lineRule="auto"/>
        <w:jc w:val="both"/>
        <w:rPr>
          <w:del w:id="317" w:author="Microsoft account" w:date="2022-08-07T14:34:00Z"/>
          <w:rFonts w:ascii="Arial" w:hAnsi="Arial" w:cs="Arial"/>
          <w:lang w:val="en-US"/>
        </w:rPr>
      </w:pPr>
    </w:p>
    <w:p w14:paraId="6E48A854" w14:textId="36378D4A" w:rsidR="005C4F0A" w:rsidDel="00776DAA" w:rsidRDefault="005C4F0A" w:rsidP="00E54499">
      <w:pPr>
        <w:spacing w:after="0" w:line="240" w:lineRule="auto"/>
        <w:jc w:val="both"/>
        <w:rPr>
          <w:del w:id="318" w:author="Microsoft account" w:date="2022-08-07T14:34:00Z"/>
          <w:rFonts w:ascii="Arial" w:hAnsi="Arial" w:cs="Arial"/>
          <w:lang w:val="en-US"/>
        </w:rPr>
      </w:pPr>
    </w:p>
    <w:p w14:paraId="50CF018E" w14:textId="2EB95DDE" w:rsidR="005C4F0A" w:rsidDel="00776DAA" w:rsidRDefault="005C4F0A" w:rsidP="00E54499">
      <w:pPr>
        <w:spacing w:after="0" w:line="240" w:lineRule="auto"/>
        <w:jc w:val="both"/>
        <w:rPr>
          <w:del w:id="319" w:author="Microsoft account" w:date="2022-08-07T14:34:00Z"/>
          <w:rFonts w:ascii="Arial" w:hAnsi="Arial" w:cs="Arial"/>
          <w:lang w:val="en-US"/>
        </w:rPr>
      </w:pPr>
    </w:p>
    <w:p w14:paraId="0ECA54F6" w14:textId="1CC4FD05" w:rsidR="005C4F0A" w:rsidDel="00776DAA" w:rsidRDefault="005C4F0A" w:rsidP="00E54499">
      <w:pPr>
        <w:spacing w:after="0" w:line="240" w:lineRule="auto"/>
        <w:jc w:val="both"/>
        <w:rPr>
          <w:del w:id="320" w:author="Microsoft account" w:date="2022-08-07T14:34:00Z"/>
          <w:rFonts w:ascii="Arial" w:hAnsi="Arial" w:cs="Arial"/>
          <w:lang w:val="en-US"/>
        </w:rPr>
      </w:pPr>
    </w:p>
    <w:p w14:paraId="7F3DC1D8" w14:textId="1FC9D94F" w:rsidR="005C4F0A" w:rsidDel="00776DAA" w:rsidRDefault="005C4F0A" w:rsidP="00E54499">
      <w:pPr>
        <w:spacing w:after="0" w:line="240" w:lineRule="auto"/>
        <w:jc w:val="both"/>
        <w:rPr>
          <w:del w:id="321" w:author="Microsoft account" w:date="2022-08-07T14:34:00Z"/>
          <w:rFonts w:ascii="Arial" w:hAnsi="Arial" w:cs="Arial"/>
          <w:lang w:val="en-US"/>
        </w:rPr>
      </w:pPr>
      <w:del w:id="322" w:author="Microsoft account" w:date="2022-08-07T14:33:00Z">
        <w:r w:rsidDel="00776DAA">
          <w:rPr>
            <w:noProof/>
            <w:lang w:eastAsia="en-AU"/>
          </w:rPr>
          <w:drawing>
            <wp:anchor distT="0" distB="0" distL="114300" distR="114300" simplePos="0" relativeHeight="251669504" behindDoc="1" locked="0" layoutInCell="1" allowOverlap="1" wp14:anchorId="5AE1089F" wp14:editId="1DA26C1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del>
    </w:p>
    <w:p w14:paraId="36B74554" w14:textId="1A6160EA" w:rsidR="005C4F0A" w:rsidDel="00776DAA" w:rsidRDefault="005C4F0A" w:rsidP="00E54499">
      <w:pPr>
        <w:spacing w:after="0" w:line="240" w:lineRule="auto"/>
        <w:jc w:val="both"/>
        <w:rPr>
          <w:del w:id="323" w:author="Microsoft account" w:date="2022-08-07T14:34:00Z"/>
          <w:rFonts w:ascii="Arial" w:hAnsi="Arial" w:cs="Arial"/>
          <w:lang w:val="en-US"/>
        </w:rPr>
      </w:pPr>
    </w:p>
    <w:p w14:paraId="5DBFCA2F" w14:textId="139B4A7F" w:rsidR="006556AB" w:rsidDel="00776DAA" w:rsidRDefault="006556AB" w:rsidP="00E54499">
      <w:pPr>
        <w:spacing w:after="0" w:line="240" w:lineRule="auto"/>
        <w:jc w:val="both"/>
        <w:rPr>
          <w:del w:id="324" w:author="Microsoft account" w:date="2022-08-07T14:34:00Z"/>
          <w:rFonts w:ascii="Arial" w:hAnsi="Arial" w:cs="Arial"/>
          <w:lang w:val="en-US"/>
        </w:rPr>
      </w:pPr>
    </w:p>
    <w:p w14:paraId="51D92F92" w14:textId="77777777" w:rsidR="006556AB" w:rsidDel="00776DAA" w:rsidRDefault="006556AB" w:rsidP="00E54499">
      <w:pPr>
        <w:spacing w:after="0" w:line="240" w:lineRule="auto"/>
        <w:jc w:val="both"/>
        <w:rPr>
          <w:del w:id="325" w:author="Microsoft account" w:date="2022-08-07T14:34:00Z"/>
          <w:rFonts w:ascii="Arial" w:hAnsi="Arial" w:cs="Arial"/>
          <w:lang w:val="en-US"/>
        </w:rPr>
      </w:pPr>
    </w:p>
    <w:p w14:paraId="7F3DB15D" w14:textId="79CB9D02" w:rsidR="006556AB" w:rsidDel="00776DAA" w:rsidRDefault="006556AB" w:rsidP="00E54499">
      <w:pPr>
        <w:spacing w:after="0" w:line="240" w:lineRule="auto"/>
        <w:jc w:val="both"/>
        <w:rPr>
          <w:del w:id="326" w:author="Microsoft account" w:date="2022-08-07T14:34:00Z"/>
          <w:rFonts w:ascii="Arial" w:hAnsi="Arial" w:cs="Arial"/>
          <w:lang w:val="en-US"/>
        </w:rPr>
      </w:pPr>
    </w:p>
    <w:p w14:paraId="058E8BF1" w14:textId="4A38047F" w:rsidR="006556AB" w:rsidDel="00776DAA" w:rsidRDefault="006556AB" w:rsidP="00E54499">
      <w:pPr>
        <w:spacing w:after="0" w:line="240" w:lineRule="auto"/>
        <w:jc w:val="both"/>
        <w:rPr>
          <w:del w:id="327" w:author="Microsoft account" w:date="2022-08-07T14:34:00Z"/>
          <w:rFonts w:ascii="Arial" w:hAnsi="Arial" w:cs="Arial"/>
          <w:lang w:val="en-US"/>
        </w:rPr>
      </w:pPr>
    </w:p>
    <w:p w14:paraId="0732070D" w14:textId="6006F802" w:rsidR="006556AB" w:rsidDel="00776DAA" w:rsidRDefault="006556AB" w:rsidP="00E54499">
      <w:pPr>
        <w:spacing w:after="0" w:line="240" w:lineRule="auto"/>
        <w:jc w:val="both"/>
        <w:rPr>
          <w:del w:id="328" w:author="Microsoft account" w:date="2022-08-07T14:34:00Z"/>
          <w:rFonts w:ascii="Arial" w:hAnsi="Arial" w:cs="Arial"/>
          <w:lang w:val="en-US"/>
        </w:rPr>
      </w:pPr>
    </w:p>
    <w:p w14:paraId="68441CCE" w14:textId="10A97003" w:rsidR="006556AB" w:rsidDel="00776DAA" w:rsidRDefault="006556AB" w:rsidP="00E54499">
      <w:pPr>
        <w:spacing w:after="0" w:line="240" w:lineRule="auto"/>
        <w:jc w:val="both"/>
        <w:rPr>
          <w:del w:id="329" w:author="Microsoft account" w:date="2022-08-07T14:34:00Z"/>
          <w:rFonts w:ascii="Arial" w:hAnsi="Arial" w:cs="Arial"/>
          <w:lang w:val="en-US"/>
        </w:rPr>
      </w:pPr>
    </w:p>
    <w:p w14:paraId="02FA0174" w14:textId="4C166B46" w:rsidR="006556AB" w:rsidDel="00776DAA" w:rsidRDefault="006556AB" w:rsidP="00E54499">
      <w:pPr>
        <w:spacing w:after="0" w:line="240" w:lineRule="auto"/>
        <w:jc w:val="both"/>
        <w:rPr>
          <w:del w:id="330" w:author="Microsoft account" w:date="2022-08-07T14:34:00Z"/>
          <w:rFonts w:ascii="Arial" w:hAnsi="Arial" w:cs="Arial"/>
          <w:lang w:val="en-US"/>
        </w:rPr>
      </w:pPr>
    </w:p>
    <w:p w14:paraId="131E35C0" w14:textId="3B3C2C87" w:rsidR="006556AB" w:rsidDel="00776DAA" w:rsidRDefault="006556AB" w:rsidP="00E54499">
      <w:pPr>
        <w:spacing w:after="0" w:line="240" w:lineRule="auto"/>
        <w:jc w:val="both"/>
        <w:rPr>
          <w:del w:id="331" w:author="Microsoft account" w:date="2022-08-07T14:34:00Z"/>
          <w:rFonts w:ascii="Arial" w:hAnsi="Arial" w:cs="Arial"/>
          <w:lang w:val="en-US"/>
        </w:rPr>
      </w:pPr>
    </w:p>
    <w:p w14:paraId="7C9EAD1C" w14:textId="6E63FDF6" w:rsidR="006556AB" w:rsidDel="00776DAA" w:rsidRDefault="006556AB" w:rsidP="00E54499">
      <w:pPr>
        <w:spacing w:after="0" w:line="240" w:lineRule="auto"/>
        <w:jc w:val="both"/>
        <w:rPr>
          <w:del w:id="332" w:author="Microsoft account" w:date="2022-08-07T14:34:00Z"/>
          <w:rFonts w:ascii="Arial" w:hAnsi="Arial" w:cs="Arial"/>
          <w:lang w:val="en-US"/>
        </w:rPr>
      </w:pPr>
    </w:p>
    <w:p w14:paraId="0D12AAB3" w14:textId="7DB99986" w:rsidR="006556AB" w:rsidDel="00776DAA" w:rsidRDefault="006556AB" w:rsidP="00E54499">
      <w:pPr>
        <w:spacing w:after="0" w:line="240" w:lineRule="auto"/>
        <w:jc w:val="both"/>
        <w:rPr>
          <w:del w:id="333" w:author="Microsoft account" w:date="2022-08-07T14:34:00Z"/>
          <w:rFonts w:ascii="Arial" w:hAnsi="Arial" w:cs="Arial"/>
          <w:lang w:val="en-US"/>
        </w:rPr>
      </w:pPr>
    </w:p>
    <w:p w14:paraId="5443A0BD" w14:textId="3028FCCC" w:rsidR="006556AB" w:rsidDel="00776DAA" w:rsidRDefault="006556AB" w:rsidP="00E54499">
      <w:pPr>
        <w:spacing w:after="0" w:line="240" w:lineRule="auto"/>
        <w:jc w:val="both"/>
        <w:rPr>
          <w:del w:id="334" w:author="Microsoft account" w:date="2022-08-07T14:34:00Z"/>
          <w:rFonts w:ascii="Arial" w:hAnsi="Arial" w:cs="Arial"/>
          <w:lang w:val="en-US"/>
        </w:rPr>
      </w:pPr>
    </w:p>
    <w:p w14:paraId="0F733288" w14:textId="6D809009" w:rsidR="006556AB" w:rsidDel="00776DAA" w:rsidRDefault="006556AB" w:rsidP="00E54499">
      <w:pPr>
        <w:spacing w:after="0" w:line="240" w:lineRule="auto"/>
        <w:jc w:val="both"/>
        <w:rPr>
          <w:del w:id="335" w:author="Microsoft account" w:date="2022-08-07T14:34:00Z"/>
          <w:rFonts w:ascii="Arial" w:hAnsi="Arial" w:cs="Arial"/>
          <w:lang w:val="en-US"/>
        </w:rPr>
      </w:pPr>
    </w:p>
    <w:p w14:paraId="38CB400D" w14:textId="527738AA" w:rsidR="006556AB" w:rsidDel="00776DAA" w:rsidRDefault="006556AB" w:rsidP="00E54499">
      <w:pPr>
        <w:spacing w:after="0" w:line="240" w:lineRule="auto"/>
        <w:jc w:val="both"/>
        <w:rPr>
          <w:del w:id="336" w:author="Microsoft account" w:date="2022-08-07T14:34:00Z"/>
          <w:rFonts w:ascii="Arial" w:hAnsi="Arial" w:cs="Arial"/>
          <w:lang w:val="en-US"/>
        </w:rPr>
      </w:pPr>
    </w:p>
    <w:p w14:paraId="5DF1A7D3" w14:textId="254D7765" w:rsidR="006556AB" w:rsidDel="00776DAA" w:rsidRDefault="006556AB" w:rsidP="00E54499">
      <w:pPr>
        <w:spacing w:after="0" w:line="240" w:lineRule="auto"/>
        <w:jc w:val="both"/>
        <w:rPr>
          <w:del w:id="337" w:author="Microsoft account" w:date="2022-08-07T14:34:00Z"/>
          <w:rFonts w:ascii="Arial" w:hAnsi="Arial" w:cs="Arial"/>
          <w:lang w:val="en-US"/>
        </w:rPr>
      </w:pPr>
    </w:p>
    <w:p w14:paraId="57AE4F7D" w14:textId="552C4F11" w:rsidR="006556AB" w:rsidDel="00776DAA" w:rsidRDefault="006556AB" w:rsidP="00E54499">
      <w:pPr>
        <w:spacing w:after="0" w:line="240" w:lineRule="auto"/>
        <w:jc w:val="both"/>
        <w:rPr>
          <w:del w:id="338" w:author="Microsoft account" w:date="2022-08-07T14:34:00Z"/>
          <w:rFonts w:ascii="Arial" w:hAnsi="Arial" w:cs="Arial"/>
          <w:lang w:val="en-US"/>
        </w:rPr>
      </w:pPr>
    </w:p>
    <w:p w14:paraId="1FE22528" w14:textId="46F6BC38" w:rsidR="006556AB" w:rsidDel="00776DAA" w:rsidRDefault="006556AB" w:rsidP="00E54499">
      <w:pPr>
        <w:spacing w:after="0" w:line="240" w:lineRule="auto"/>
        <w:jc w:val="both"/>
        <w:rPr>
          <w:del w:id="339" w:author="Microsoft account" w:date="2022-08-07T14:34:00Z"/>
          <w:rFonts w:ascii="Arial" w:hAnsi="Arial" w:cs="Arial"/>
          <w:lang w:val="en-US"/>
        </w:rPr>
      </w:pPr>
    </w:p>
    <w:p w14:paraId="029F9C52" w14:textId="3E208E97" w:rsidR="001F1005" w:rsidDel="00776DAA" w:rsidRDefault="001F1005" w:rsidP="00E54499">
      <w:pPr>
        <w:spacing w:after="0" w:line="240" w:lineRule="auto"/>
        <w:jc w:val="both"/>
        <w:rPr>
          <w:del w:id="340" w:author="Microsoft account" w:date="2022-08-07T14:34:00Z"/>
          <w:rFonts w:ascii="Arial" w:hAnsi="Arial" w:cs="Arial"/>
          <w:lang w:val="en-US"/>
        </w:rPr>
      </w:pPr>
    </w:p>
    <w:p w14:paraId="020B17BE" w14:textId="09691902" w:rsidR="001F1005" w:rsidDel="00776DAA" w:rsidRDefault="001F1005" w:rsidP="00E54499">
      <w:pPr>
        <w:spacing w:after="0" w:line="240" w:lineRule="auto"/>
        <w:jc w:val="both"/>
        <w:rPr>
          <w:del w:id="341" w:author="Microsoft account" w:date="2022-08-07T14:34:00Z"/>
          <w:rFonts w:ascii="Arial" w:hAnsi="Arial" w:cs="Arial"/>
          <w:lang w:val="en-US"/>
        </w:rPr>
      </w:pPr>
    </w:p>
    <w:p w14:paraId="515D274D" w14:textId="7DBC03DA" w:rsidR="006556AB" w:rsidDel="00776DAA" w:rsidRDefault="006556AB" w:rsidP="00E54499">
      <w:pPr>
        <w:spacing w:after="0" w:line="240" w:lineRule="auto"/>
        <w:jc w:val="both"/>
        <w:rPr>
          <w:del w:id="342" w:author="Microsoft account" w:date="2022-08-07T14:34:00Z"/>
          <w:rFonts w:ascii="Arial" w:hAnsi="Arial" w:cs="Arial"/>
          <w:lang w:val="en-US"/>
        </w:rPr>
      </w:pPr>
    </w:p>
    <w:p w14:paraId="076084D5" w14:textId="0C8D4FD6" w:rsidR="006556AB" w:rsidDel="00776DAA" w:rsidRDefault="006556AB" w:rsidP="00E54499">
      <w:pPr>
        <w:spacing w:after="0" w:line="240" w:lineRule="auto"/>
        <w:jc w:val="both"/>
        <w:rPr>
          <w:del w:id="343" w:author="Microsoft account" w:date="2022-08-07T14:34:00Z"/>
          <w:rFonts w:ascii="Arial" w:hAnsi="Arial" w:cs="Arial"/>
          <w:lang w:val="en-US"/>
        </w:rPr>
      </w:pPr>
    </w:p>
    <w:p w14:paraId="241815F4" w14:textId="113BD0B5" w:rsidR="006556AB" w:rsidDel="00776DAA" w:rsidRDefault="006556AB" w:rsidP="00E54499">
      <w:pPr>
        <w:spacing w:after="0" w:line="240" w:lineRule="auto"/>
        <w:jc w:val="both"/>
        <w:rPr>
          <w:del w:id="344" w:author="Microsoft account" w:date="2022-08-07T14:34:00Z"/>
          <w:rFonts w:ascii="Arial" w:hAnsi="Arial" w:cs="Arial"/>
          <w:lang w:val="en-US"/>
        </w:rPr>
      </w:pPr>
    </w:p>
    <w:p w14:paraId="3E4FCC78" w14:textId="183E92D8" w:rsidR="006556AB" w:rsidDel="00776DAA" w:rsidRDefault="006556AB" w:rsidP="00E54499">
      <w:pPr>
        <w:spacing w:after="0" w:line="240" w:lineRule="auto"/>
        <w:jc w:val="both"/>
        <w:rPr>
          <w:del w:id="345" w:author="Microsoft account" w:date="2022-08-07T14:34:00Z"/>
          <w:rFonts w:ascii="Arial" w:hAnsi="Arial" w:cs="Arial"/>
          <w:lang w:val="en-US"/>
        </w:rPr>
      </w:pPr>
    </w:p>
    <w:p w14:paraId="67F771F4" w14:textId="1ADB9381" w:rsidR="001F1005" w:rsidDel="00776DAA" w:rsidRDefault="001F1005" w:rsidP="00E54499">
      <w:pPr>
        <w:spacing w:after="0" w:line="240" w:lineRule="auto"/>
        <w:jc w:val="both"/>
        <w:rPr>
          <w:del w:id="346" w:author="Microsoft account" w:date="2022-08-07T14:34:00Z"/>
          <w:rFonts w:ascii="Arial" w:hAnsi="Arial" w:cs="Arial"/>
          <w:lang w:val="en-US"/>
        </w:rPr>
      </w:pPr>
    </w:p>
    <w:p w14:paraId="74B68AFC" w14:textId="19FEDE8F" w:rsidR="001F1005" w:rsidDel="00776DAA" w:rsidRDefault="001F1005" w:rsidP="00E54499">
      <w:pPr>
        <w:spacing w:after="0" w:line="240" w:lineRule="auto"/>
        <w:jc w:val="both"/>
        <w:rPr>
          <w:del w:id="347" w:author="Microsoft account" w:date="2022-08-07T14:34:00Z"/>
          <w:rFonts w:ascii="Arial" w:hAnsi="Arial" w:cs="Arial"/>
          <w:lang w:val="en-US"/>
        </w:rPr>
      </w:pPr>
    </w:p>
    <w:p w14:paraId="61ACD4E9" w14:textId="3E70DAFE" w:rsidR="001F1005" w:rsidDel="00776DAA" w:rsidRDefault="001F1005" w:rsidP="00E54499">
      <w:pPr>
        <w:spacing w:after="0" w:line="240" w:lineRule="auto"/>
        <w:jc w:val="both"/>
        <w:rPr>
          <w:del w:id="348" w:author="Microsoft account" w:date="2022-08-07T14:34:00Z"/>
          <w:rFonts w:ascii="Arial" w:hAnsi="Arial" w:cs="Arial"/>
          <w:lang w:val="en-US"/>
        </w:rPr>
      </w:pPr>
    </w:p>
    <w:p w14:paraId="0A8E0EC7" w14:textId="06D9AD3B" w:rsidR="001F1005" w:rsidDel="00776DAA" w:rsidRDefault="001F1005" w:rsidP="00E54499">
      <w:pPr>
        <w:spacing w:after="0" w:line="240" w:lineRule="auto"/>
        <w:jc w:val="both"/>
        <w:rPr>
          <w:del w:id="349" w:author="Microsoft account" w:date="2022-08-07T14:34:00Z"/>
          <w:rFonts w:ascii="Arial" w:hAnsi="Arial" w:cs="Arial"/>
          <w:lang w:val="en-US"/>
        </w:rPr>
      </w:pPr>
    </w:p>
    <w:p w14:paraId="67D7681A" w14:textId="4DC1AC13" w:rsidR="001F1005" w:rsidDel="00776DAA" w:rsidRDefault="001F1005" w:rsidP="00E54499">
      <w:pPr>
        <w:spacing w:after="0" w:line="240" w:lineRule="auto"/>
        <w:jc w:val="both"/>
        <w:rPr>
          <w:del w:id="350" w:author="Microsoft account" w:date="2022-08-07T14:34:00Z"/>
          <w:rFonts w:ascii="Arial" w:hAnsi="Arial" w:cs="Arial"/>
          <w:lang w:val="en-US"/>
        </w:rPr>
      </w:pPr>
    </w:p>
    <w:p w14:paraId="19F32DB2" w14:textId="212CC282" w:rsidR="001F1005" w:rsidDel="00776DAA" w:rsidRDefault="001F1005" w:rsidP="00E54499">
      <w:pPr>
        <w:spacing w:after="0" w:line="240" w:lineRule="auto"/>
        <w:jc w:val="both"/>
        <w:rPr>
          <w:del w:id="351" w:author="Microsoft account" w:date="2022-08-07T14:34:00Z"/>
          <w:rFonts w:ascii="Arial" w:hAnsi="Arial" w:cs="Arial"/>
          <w:lang w:val="en-US"/>
        </w:rPr>
      </w:pPr>
    </w:p>
    <w:p w14:paraId="4D2EBB95" w14:textId="14DF327A" w:rsidR="001F1005" w:rsidDel="00776DAA" w:rsidRDefault="001F1005" w:rsidP="00E54499">
      <w:pPr>
        <w:spacing w:after="0" w:line="240" w:lineRule="auto"/>
        <w:jc w:val="both"/>
        <w:rPr>
          <w:del w:id="352" w:author="Microsoft account" w:date="2022-08-07T14:34:00Z"/>
          <w:rFonts w:ascii="Arial" w:hAnsi="Arial" w:cs="Arial"/>
          <w:lang w:val="en-US"/>
        </w:rPr>
      </w:pPr>
    </w:p>
    <w:p w14:paraId="51A022A6" w14:textId="075E1A37" w:rsidR="001F1005" w:rsidDel="00776DAA" w:rsidRDefault="001F1005" w:rsidP="00E54499">
      <w:pPr>
        <w:spacing w:after="0" w:line="240" w:lineRule="auto"/>
        <w:jc w:val="both"/>
        <w:rPr>
          <w:del w:id="353" w:author="Microsoft account" w:date="2022-08-07T14:34:00Z"/>
          <w:rFonts w:ascii="Arial" w:hAnsi="Arial" w:cs="Arial"/>
          <w:lang w:val="en-US"/>
        </w:rPr>
      </w:pPr>
    </w:p>
    <w:p w14:paraId="402076A3" w14:textId="38743012" w:rsidR="001F1005" w:rsidDel="00776DAA" w:rsidRDefault="001F1005" w:rsidP="00E54499">
      <w:pPr>
        <w:spacing w:after="0" w:line="240" w:lineRule="auto"/>
        <w:jc w:val="both"/>
        <w:rPr>
          <w:del w:id="354" w:author="Microsoft account" w:date="2022-08-07T14:34:00Z"/>
          <w:rFonts w:ascii="Arial" w:hAnsi="Arial" w:cs="Arial"/>
          <w:lang w:val="en-US"/>
        </w:rPr>
      </w:pPr>
    </w:p>
    <w:p w14:paraId="5C64E8BF" w14:textId="2641C8CC" w:rsidR="001F1005" w:rsidDel="00776DAA" w:rsidRDefault="001F1005" w:rsidP="00E54499">
      <w:pPr>
        <w:spacing w:after="0" w:line="240" w:lineRule="auto"/>
        <w:jc w:val="both"/>
        <w:rPr>
          <w:del w:id="355" w:author="Microsoft account" w:date="2022-08-07T14:34:00Z"/>
          <w:rFonts w:ascii="Arial" w:hAnsi="Arial" w:cs="Arial"/>
          <w:lang w:val="en-US"/>
        </w:rPr>
      </w:pPr>
    </w:p>
    <w:p w14:paraId="44C0F2AE" w14:textId="392ADC5F" w:rsidR="001F1005" w:rsidDel="00776DAA" w:rsidRDefault="001F1005" w:rsidP="00E54499">
      <w:pPr>
        <w:spacing w:after="0" w:line="240" w:lineRule="auto"/>
        <w:jc w:val="both"/>
        <w:rPr>
          <w:del w:id="356" w:author="Microsoft account" w:date="2022-08-07T14:34:00Z"/>
          <w:rFonts w:ascii="Arial" w:hAnsi="Arial" w:cs="Arial"/>
          <w:lang w:val="en-US"/>
        </w:rPr>
      </w:pPr>
    </w:p>
    <w:p w14:paraId="3C54F637" w14:textId="22765D52" w:rsidR="001F1005" w:rsidDel="00776DAA" w:rsidRDefault="001F1005" w:rsidP="00E54499">
      <w:pPr>
        <w:spacing w:after="0" w:line="240" w:lineRule="auto"/>
        <w:jc w:val="both"/>
        <w:rPr>
          <w:del w:id="357" w:author="Microsoft account" w:date="2022-08-07T14:34:00Z"/>
          <w:rFonts w:ascii="Arial" w:hAnsi="Arial" w:cs="Arial"/>
          <w:lang w:val="en-US"/>
        </w:rPr>
      </w:pPr>
    </w:p>
    <w:p w14:paraId="31E6D540" w14:textId="7F8FD682" w:rsidR="001F1005" w:rsidDel="00776DAA" w:rsidRDefault="001F1005" w:rsidP="00E54499">
      <w:pPr>
        <w:spacing w:after="0" w:line="240" w:lineRule="auto"/>
        <w:jc w:val="both"/>
        <w:rPr>
          <w:del w:id="358" w:author="Microsoft account" w:date="2022-08-07T14:34:00Z"/>
          <w:rFonts w:ascii="Arial" w:hAnsi="Arial" w:cs="Arial"/>
          <w:lang w:val="en-US"/>
        </w:rPr>
      </w:pPr>
    </w:p>
    <w:p w14:paraId="4C252666" w14:textId="483EE38E" w:rsidR="001F1005" w:rsidDel="00776DAA" w:rsidRDefault="001F1005" w:rsidP="00E54499">
      <w:pPr>
        <w:spacing w:after="0" w:line="240" w:lineRule="auto"/>
        <w:jc w:val="both"/>
        <w:rPr>
          <w:del w:id="359" w:author="Microsoft account" w:date="2022-08-07T14:34:00Z"/>
          <w:rFonts w:ascii="Arial" w:hAnsi="Arial" w:cs="Arial"/>
          <w:lang w:val="en-US"/>
        </w:rPr>
      </w:pPr>
    </w:p>
    <w:p w14:paraId="2FACA9E2" w14:textId="0DFE2124" w:rsidR="001F1005" w:rsidDel="00776DAA" w:rsidRDefault="001F1005" w:rsidP="00E54499">
      <w:pPr>
        <w:spacing w:after="0" w:line="240" w:lineRule="auto"/>
        <w:jc w:val="both"/>
        <w:rPr>
          <w:del w:id="360" w:author="Microsoft account" w:date="2022-08-07T14:34:00Z"/>
          <w:rFonts w:ascii="Arial" w:hAnsi="Arial" w:cs="Arial"/>
          <w:lang w:val="en-US"/>
        </w:rPr>
      </w:pPr>
    </w:p>
    <w:p w14:paraId="694A13FA" w14:textId="59ED5CF9" w:rsidR="001F1005" w:rsidDel="00776DAA" w:rsidRDefault="001F1005" w:rsidP="00E54499">
      <w:pPr>
        <w:spacing w:after="0" w:line="240" w:lineRule="auto"/>
        <w:jc w:val="both"/>
        <w:rPr>
          <w:del w:id="361" w:author="Microsoft account" w:date="2022-08-07T14:34:00Z"/>
          <w:rFonts w:ascii="Arial" w:hAnsi="Arial" w:cs="Arial"/>
          <w:lang w:val="en-US"/>
        </w:rPr>
      </w:pPr>
    </w:p>
    <w:p w14:paraId="02149FAB" w14:textId="6C3E031D" w:rsidR="001F1005" w:rsidDel="00776DAA" w:rsidRDefault="001F1005" w:rsidP="00E54499">
      <w:pPr>
        <w:spacing w:after="0" w:line="240" w:lineRule="auto"/>
        <w:jc w:val="both"/>
        <w:rPr>
          <w:del w:id="362" w:author="Microsoft account" w:date="2022-08-07T14:33:00Z"/>
          <w:rFonts w:ascii="Arial" w:hAnsi="Arial" w:cs="Arial"/>
          <w:lang w:val="en-US"/>
        </w:rPr>
      </w:pPr>
    </w:p>
    <w:p w14:paraId="220A5EE2" w14:textId="02E6CB83" w:rsidR="001F1005" w:rsidDel="00776DAA" w:rsidRDefault="001F1005" w:rsidP="00E54499">
      <w:pPr>
        <w:spacing w:after="0" w:line="240" w:lineRule="auto"/>
        <w:jc w:val="both"/>
        <w:rPr>
          <w:del w:id="363" w:author="Microsoft account" w:date="2022-08-07T14:33:00Z"/>
          <w:rFonts w:ascii="Arial" w:hAnsi="Arial" w:cs="Arial"/>
          <w:lang w:val="en-US"/>
        </w:rPr>
      </w:pPr>
    </w:p>
    <w:p w14:paraId="6B1A1809" w14:textId="6318FAFE" w:rsidR="001F1005" w:rsidDel="00776DAA" w:rsidRDefault="001F1005" w:rsidP="00E54499">
      <w:pPr>
        <w:spacing w:after="0" w:line="240" w:lineRule="auto"/>
        <w:jc w:val="both"/>
        <w:rPr>
          <w:del w:id="364" w:author="Microsoft account" w:date="2022-08-07T14:33:00Z"/>
          <w:rFonts w:ascii="Arial" w:hAnsi="Arial" w:cs="Arial"/>
          <w:lang w:val="en-US"/>
        </w:rPr>
      </w:pPr>
    </w:p>
    <w:p w14:paraId="5061DE6E" w14:textId="559EFAFA" w:rsidR="001F1005" w:rsidDel="00776DAA" w:rsidRDefault="001F1005" w:rsidP="00E54499">
      <w:pPr>
        <w:spacing w:after="0" w:line="240" w:lineRule="auto"/>
        <w:jc w:val="both"/>
        <w:rPr>
          <w:del w:id="365" w:author="Microsoft account" w:date="2022-08-07T14:33:00Z"/>
          <w:rFonts w:ascii="Arial" w:hAnsi="Arial" w:cs="Arial"/>
          <w:lang w:val="en-US"/>
        </w:rPr>
      </w:pPr>
    </w:p>
    <w:p w14:paraId="4F0F1A91" w14:textId="117B0D09" w:rsidR="001F1005" w:rsidDel="00776DAA" w:rsidRDefault="001F1005" w:rsidP="00E54499">
      <w:pPr>
        <w:spacing w:after="0" w:line="240" w:lineRule="auto"/>
        <w:jc w:val="both"/>
        <w:rPr>
          <w:del w:id="366" w:author="Microsoft account" w:date="2022-08-07T14:33:00Z"/>
          <w:rFonts w:ascii="Arial" w:hAnsi="Arial" w:cs="Arial"/>
          <w:lang w:val="en-US"/>
        </w:rPr>
      </w:pPr>
    </w:p>
    <w:p w14:paraId="38AFDC60" w14:textId="4DA61B00" w:rsidR="001F1005" w:rsidDel="00776DAA" w:rsidRDefault="001F1005" w:rsidP="00E54499">
      <w:pPr>
        <w:spacing w:after="0" w:line="240" w:lineRule="auto"/>
        <w:jc w:val="both"/>
        <w:rPr>
          <w:del w:id="367" w:author="Microsoft account" w:date="2022-08-07T14:33:00Z"/>
          <w:rFonts w:ascii="Arial" w:hAnsi="Arial" w:cs="Arial"/>
          <w:lang w:val="en-US"/>
        </w:rPr>
      </w:pPr>
    </w:p>
    <w:p w14:paraId="7866BDD1" w14:textId="188CED92" w:rsidR="001F1005" w:rsidDel="00776DAA" w:rsidRDefault="001F1005" w:rsidP="00E54499">
      <w:pPr>
        <w:spacing w:after="0" w:line="240" w:lineRule="auto"/>
        <w:jc w:val="both"/>
        <w:rPr>
          <w:del w:id="368" w:author="Microsoft account" w:date="2022-08-07T14:33:00Z"/>
          <w:rFonts w:ascii="Arial" w:hAnsi="Arial" w:cs="Arial"/>
          <w:lang w:val="en-US"/>
        </w:rPr>
      </w:pPr>
    </w:p>
    <w:p w14:paraId="7182AA37" w14:textId="3CC8F851" w:rsidR="001F1005" w:rsidDel="00776DAA" w:rsidRDefault="001F1005" w:rsidP="00E54499">
      <w:pPr>
        <w:spacing w:after="0" w:line="240" w:lineRule="auto"/>
        <w:jc w:val="both"/>
        <w:rPr>
          <w:del w:id="369" w:author="Microsoft account" w:date="2022-08-07T14:33:00Z"/>
          <w:rFonts w:ascii="Arial" w:hAnsi="Arial" w:cs="Arial"/>
          <w:lang w:val="en-US"/>
        </w:rPr>
      </w:pPr>
    </w:p>
    <w:p w14:paraId="04EB0A7B" w14:textId="47FDB5FF" w:rsidR="001F1005" w:rsidDel="00776DAA" w:rsidRDefault="001F1005" w:rsidP="00E54499">
      <w:pPr>
        <w:spacing w:after="0" w:line="240" w:lineRule="auto"/>
        <w:jc w:val="both"/>
        <w:rPr>
          <w:del w:id="370" w:author="Microsoft account" w:date="2022-08-07T14:33:00Z"/>
          <w:rFonts w:ascii="Arial" w:hAnsi="Arial" w:cs="Arial"/>
          <w:lang w:val="en-US"/>
        </w:rPr>
      </w:pPr>
    </w:p>
    <w:p w14:paraId="6B3BE302" w14:textId="7380A8BA" w:rsidR="001F1005" w:rsidDel="00776DAA" w:rsidRDefault="001F1005" w:rsidP="00E54499">
      <w:pPr>
        <w:spacing w:after="0" w:line="240" w:lineRule="auto"/>
        <w:jc w:val="both"/>
        <w:rPr>
          <w:del w:id="371" w:author="Microsoft account" w:date="2022-08-07T14:33:00Z"/>
          <w:rFonts w:ascii="Arial" w:hAnsi="Arial" w:cs="Arial"/>
          <w:lang w:val="en-US"/>
        </w:rPr>
      </w:pPr>
    </w:p>
    <w:p w14:paraId="29D5E214" w14:textId="0D4EF282" w:rsidR="001F1005" w:rsidDel="00776DAA" w:rsidRDefault="001F1005" w:rsidP="00E54499">
      <w:pPr>
        <w:spacing w:after="0" w:line="240" w:lineRule="auto"/>
        <w:jc w:val="both"/>
        <w:rPr>
          <w:del w:id="372" w:author="Microsoft account" w:date="2022-08-07T14:33:00Z"/>
          <w:rFonts w:ascii="Arial" w:hAnsi="Arial" w:cs="Arial"/>
          <w:lang w:val="en-US"/>
        </w:rPr>
      </w:pPr>
    </w:p>
    <w:p w14:paraId="28BA2584" w14:textId="083E0CF4" w:rsidR="001F1005" w:rsidDel="00776DAA" w:rsidRDefault="001F1005" w:rsidP="00E54499">
      <w:pPr>
        <w:spacing w:after="0" w:line="240" w:lineRule="auto"/>
        <w:jc w:val="both"/>
        <w:rPr>
          <w:del w:id="373" w:author="Microsoft account" w:date="2022-08-07T14:33:00Z"/>
          <w:rFonts w:ascii="Arial" w:hAnsi="Arial" w:cs="Arial"/>
          <w:lang w:val="en-US"/>
        </w:rPr>
      </w:pPr>
    </w:p>
    <w:p w14:paraId="4F839181" w14:textId="0571E9CB" w:rsidR="001F1005" w:rsidDel="00776DAA" w:rsidRDefault="001F1005" w:rsidP="00E54499">
      <w:pPr>
        <w:spacing w:after="0" w:line="240" w:lineRule="auto"/>
        <w:jc w:val="both"/>
        <w:rPr>
          <w:del w:id="374" w:author="Microsoft account" w:date="2022-08-07T14:34:00Z"/>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ins w:id="375" w:author="Microsoft account" w:date="2022-08-07T11:13:00Z"/>
          <w:rFonts w:ascii="Arial" w:hAnsi="Arial" w:cs="Arial"/>
          <w:b/>
          <w:bCs/>
          <w:lang w:val="en-US"/>
        </w:rPr>
      </w:pPr>
      <w:r w:rsidRPr="0017058A">
        <w:rPr>
          <w:rFonts w:ascii="Arial" w:hAnsi="Arial" w:cs="Arial"/>
          <w:b/>
          <w:bCs/>
          <w:lang w:val="en-US"/>
        </w:rPr>
        <w:t>3.4 Model Building and Prediction</w:t>
      </w:r>
    </w:p>
    <w:p w14:paraId="28030FBB" w14:textId="187F33C1" w:rsidR="00D7609C" w:rsidRDefault="00D7609C" w:rsidP="001F1252">
      <w:pPr>
        <w:spacing w:after="0" w:line="240" w:lineRule="auto"/>
        <w:ind w:left="720"/>
        <w:jc w:val="both"/>
        <w:rPr>
          <w:ins w:id="376" w:author="Microsoft account" w:date="2022-08-07T14:46:00Z"/>
          <w:rFonts w:ascii="Arial" w:hAnsi="Arial" w:cs="Arial"/>
          <w:b/>
          <w:bCs/>
          <w:lang w:val="en-US"/>
        </w:rPr>
      </w:pPr>
      <w:ins w:id="377" w:author="Microsoft account" w:date="2022-08-07T11:13:00Z">
        <w:r w:rsidRPr="00D7609C">
          <w:rPr>
            <w:rFonts w:ascii="Arial" w:hAnsi="Arial" w:cs="Arial"/>
            <w:b/>
            <w:bCs/>
            <w:lang w:val="en-US"/>
            <w:rPrChange w:id="378" w:author="Microsoft account" w:date="2022-08-07T11:14:00Z">
              <w:rPr>
                <w:rFonts w:ascii="Arial" w:hAnsi="Arial" w:cs="Arial"/>
                <w:b/>
                <w:bCs/>
                <w:lang w:val="en-US"/>
              </w:rPr>
            </w:rPrChange>
          </w:rPr>
          <w:t>How have you gone about building your models and how do your models work?</w:t>
        </w:r>
      </w:ins>
    </w:p>
    <w:p w14:paraId="7E53DC98" w14:textId="77777777" w:rsidR="00E47F12" w:rsidRPr="00D7609C" w:rsidRDefault="00E47F12" w:rsidP="001F1252">
      <w:pPr>
        <w:spacing w:after="0" w:line="240" w:lineRule="auto"/>
        <w:ind w:left="720"/>
        <w:jc w:val="both"/>
        <w:rPr>
          <w:ins w:id="379" w:author="Microsoft account" w:date="2022-08-07T11:13:00Z"/>
          <w:rFonts w:ascii="Arial" w:hAnsi="Arial" w:cs="Arial"/>
          <w:b/>
          <w:bCs/>
          <w:lang w:val="en-US"/>
          <w:rPrChange w:id="380" w:author="Microsoft account" w:date="2022-08-07T11:14:00Z">
            <w:rPr>
              <w:ins w:id="381" w:author="Microsoft account" w:date="2022-08-07T11:13:00Z"/>
              <w:rFonts w:ascii="Arial" w:hAnsi="Arial" w:cs="Arial"/>
              <w:bCs/>
              <w:lang w:val="en-US"/>
            </w:rPr>
          </w:rPrChange>
        </w:rPr>
      </w:pPr>
    </w:p>
    <w:p w14:paraId="751CD585" w14:textId="6E384194" w:rsidR="00D7609C" w:rsidRPr="00D7609C" w:rsidRDefault="00D7609C" w:rsidP="001F1252">
      <w:pPr>
        <w:spacing w:after="0" w:line="240" w:lineRule="auto"/>
        <w:ind w:left="720"/>
        <w:jc w:val="both"/>
        <w:rPr>
          <w:rFonts w:ascii="Arial" w:hAnsi="Arial" w:cs="Arial"/>
          <w:b/>
          <w:bCs/>
          <w:lang w:val="en-US"/>
          <w:rPrChange w:id="382" w:author="Microsoft account" w:date="2022-08-07T11:14:00Z">
            <w:rPr>
              <w:rFonts w:ascii="Arial" w:hAnsi="Arial" w:cs="Arial"/>
              <w:b/>
              <w:bCs/>
              <w:lang w:val="en-US"/>
            </w:rPr>
          </w:rPrChange>
        </w:rPr>
      </w:pPr>
      <w:ins w:id="383" w:author="Microsoft account" w:date="2022-08-07T11:14:00Z">
        <w:r w:rsidRPr="00D7609C">
          <w:rPr>
            <w:rFonts w:ascii="Arial" w:hAnsi="Arial" w:cs="Arial"/>
            <w:b/>
            <w:bCs/>
            <w:lang w:val="en-US"/>
            <w:rPrChange w:id="384" w:author="Microsoft account" w:date="2022-08-07T11:14:00Z">
              <w:rPr>
                <w:rFonts w:ascii="Arial" w:hAnsi="Arial" w:cs="Arial"/>
                <w:b/>
                <w:bCs/>
                <w:lang w:val="en-US"/>
              </w:rPr>
            </w:rPrChange>
          </w:rPr>
          <w:t>How effective are your models? How have you evaluated this?</w:t>
        </w:r>
      </w:ins>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EE361D"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77FFE189" w:rsidR="0017058A" w:rsidRPr="00624BF5" w:rsidRDefault="00624BF5" w:rsidP="00624BF5">
      <w:pPr>
        <w:spacing w:after="0" w:line="240" w:lineRule="auto"/>
        <w:ind w:left="720"/>
        <w:jc w:val="both"/>
        <w:rPr>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826157">
        <w:rPr>
          <w:rFonts w:ascii="Arial" w:hAnsi="Arial" w:cs="Arial"/>
          <w:highlight w:val="yellow"/>
          <w:lang w:val="en-US"/>
        </w:rPr>
        <w:t>0.3</w:t>
      </w:r>
      <w:r w:rsidR="004E0E27" w:rsidRPr="00624BF5">
        <w:rPr>
          <w:rFonts w:ascii="Arial" w:hAnsi="Arial" w:cs="Arial"/>
          <w:lang w:val="en-US"/>
        </w:rPr>
        <w:t>.</w:t>
      </w:r>
      <w:r w:rsidR="00EB4D81">
        <w:rPr>
          <w:rFonts w:ascii="Arial" w:hAnsi="Arial" w:cs="Arial"/>
          <w:lang w:val="en-US"/>
        </w:rPr>
        <w:t xml:space="preserve"> </w:t>
      </w:r>
      <w:r w:rsidR="00C46765">
        <w:rPr>
          <w:rFonts w:ascii="Arial" w:hAnsi="Arial" w:cs="Arial"/>
          <w:lang w:val="en-US"/>
        </w:rPr>
        <w:t>Finally</w:t>
      </w:r>
      <w:r w:rsidR="009118B8">
        <w:rPr>
          <w:rFonts w:ascii="Arial" w:hAnsi="Arial" w:cs="Arial"/>
          <w:lang w:val="en-US"/>
        </w:rPr>
        <w:t>, w</w:t>
      </w:r>
      <w:r w:rsidR="00EB4D81">
        <w:rPr>
          <w:rFonts w:ascii="Arial" w:hAnsi="Arial" w:cs="Arial"/>
          <w:lang w:val="en-US"/>
        </w:rPr>
        <w:t xml:space="preserve">e’ve </w:t>
      </w:r>
      <w:r w:rsidR="008F3908">
        <w:rPr>
          <w:rFonts w:ascii="Arial" w:hAnsi="Arial" w:cs="Arial"/>
          <w:lang w:val="en-US"/>
        </w:rPr>
        <w:t>chosen</w:t>
      </w:r>
      <w:r w:rsidR="004E0E27">
        <w:rPr>
          <w:rFonts w:ascii="Arial" w:hAnsi="Arial" w:cs="Arial"/>
          <w:lang w:val="en-US"/>
        </w:rPr>
        <w:t xml:space="preserve"> the one with the highest correlation with the output, which is the minimum temperature.</w:t>
      </w:r>
      <w:r w:rsidR="007736B5">
        <w:rPr>
          <w:rFonts w:ascii="Arial" w:hAnsi="Arial" w:cs="Arial"/>
          <w:lang w:val="en-US"/>
        </w:rPr>
        <w:t xml:space="preserve"> </w:t>
      </w:r>
    </w:p>
    <w:p w14:paraId="04D545AD" w14:textId="77777777" w:rsidR="00624BF5" w:rsidRPr="00624BF5" w:rsidRDefault="00624BF5" w:rsidP="00624BF5">
      <w:pPr>
        <w:spacing w:after="0" w:line="240" w:lineRule="auto"/>
        <w:jc w:val="both"/>
        <w:rPr>
          <w:rFonts w:ascii="Arial" w:hAnsi="Arial" w:cs="Arial"/>
          <w:lang w:val="en-US"/>
        </w:rPr>
      </w:pPr>
    </w:p>
    <w:p w14:paraId="770CBA14" w14:textId="19D11311" w:rsidR="0017058A" w:rsidRPr="00B50D96" w:rsidRDefault="00837380"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S</w:t>
      </w:r>
      <w:r w:rsidR="0017058A" w:rsidRPr="00B50D96">
        <w:rPr>
          <w:rFonts w:ascii="Arial" w:hAnsi="Arial" w:cs="Arial"/>
          <w:lang w:val="en-US"/>
        </w:rPr>
        <w:t xml:space="preserve">eparate dataset into </w:t>
      </w:r>
      <w:r w:rsidR="0017058A" w:rsidRPr="008C3A04">
        <w:rPr>
          <w:rFonts w:ascii="Arial" w:hAnsi="Arial" w:cs="Arial"/>
          <w:highlight w:val="yellow"/>
          <w:lang w:val="en-US"/>
        </w:rPr>
        <w:t>70%</w:t>
      </w:r>
      <w:r w:rsidR="0017058A">
        <w:rPr>
          <w:rFonts w:ascii="Arial" w:hAnsi="Arial" w:cs="Arial"/>
          <w:lang w:val="en-US"/>
        </w:rPr>
        <w:t xml:space="preserve"> </w:t>
      </w:r>
      <w:r w:rsidR="0017058A" w:rsidRPr="00B50D96">
        <w:rPr>
          <w:rFonts w:ascii="Arial" w:hAnsi="Arial" w:cs="Arial"/>
          <w:lang w:val="en-US"/>
        </w:rPr>
        <w:t xml:space="preserve">train and </w:t>
      </w:r>
      <w:r w:rsidR="0017058A" w:rsidRPr="008C3A04">
        <w:rPr>
          <w:rFonts w:ascii="Arial" w:hAnsi="Arial" w:cs="Arial"/>
          <w:highlight w:val="yellow"/>
          <w:lang w:val="en-US"/>
        </w:rPr>
        <w:t>30%</w:t>
      </w:r>
      <w:r w:rsidR="0017058A">
        <w:rPr>
          <w:rFonts w:ascii="Arial" w:hAnsi="Arial" w:cs="Arial"/>
          <w:lang w:val="en-US"/>
        </w:rPr>
        <w:t xml:space="preserve"> </w:t>
      </w:r>
      <w:r w:rsidR="0017058A" w:rsidRPr="00B50D96">
        <w:rPr>
          <w:rFonts w:ascii="Arial" w:hAnsi="Arial" w:cs="Arial"/>
          <w:lang w:val="en-US"/>
        </w:rPr>
        <w:t>test parts</w:t>
      </w:r>
      <w:r w:rsidR="0017058A">
        <w:rPr>
          <w:rFonts w:ascii="Arial" w:hAnsi="Arial" w:cs="Arial"/>
          <w:lang w:val="en-US"/>
        </w:rPr>
        <w:t>.</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621CEABC" w:rsidR="004D4079" w:rsidRDefault="004D4079" w:rsidP="004D4079">
      <w:pPr>
        <w:spacing w:after="0" w:line="240" w:lineRule="auto"/>
        <w:ind w:left="720"/>
        <w:jc w:val="both"/>
        <w:rPr>
          <w:rFonts w:ascii="Arial" w:hAnsi="Arial" w:cs="Arial"/>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k-fold cross validation</w:t>
      </w:r>
      <w:r w:rsidR="00826157">
        <w:rPr>
          <w:rFonts w:ascii="Arial" w:hAnsi="Arial" w:cs="Arial"/>
          <w:color w:val="000000" w:themeColor="text1"/>
          <w:lang w:val="en-US"/>
        </w:rPr>
        <w:t xml:space="preserve"> with k value of 10</w:t>
      </w:r>
      <w:r>
        <w:rPr>
          <w:rFonts w:ascii="Arial" w:hAnsi="Arial" w:cs="Arial"/>
          <w:color w:val="000000" w:themeColor="text1"/>
          <w:lang w:val="en-US"/>
        </w:rPr>
        <w:t xml:space="preserve"> and we</w:t>
      </w:r>
      <w:r w:rsidRPr="00D13C00">
        <w:rPr>
          <w:rFonts w:ascii="Arial" w:hAnsi="Arial" w:cs="Arial"/>
          <w:color w:val="000000" w:themeColor="text1"/>
          <w:lang w:val="en-US"/>
        </w:rPr>
        <w:t xml:space="preserve"> have observed that </w:t>
      </w:r>
      <w:r w:rsidR="00475F65">
        <w:rPr>
          <w:rFonts w:ascii="Arial" w:hAnsi="Arial" w:cs="Arial"/>
          <w:color w:val="000000" w:themeColor="text1"/>
          <w:lang w:val="en-US"/>
        </w:rPr>
        <w:t xml:space="preserve">as the </w:t>
      </w:r>
      <w:r w:rsidRPr="00D13C00">
        <w:rPr>
          <w:rFonts w:ascii="Arial" w:hAnsi="Arial" w:cs="Arial"/>
          <w:color w:val="000000" w:themeColor="text1"/>
          <w:lang w:val="en-US"/>
        </w:rPr>
        <w:t>k-fold value</w:t>
      </w:r>
      <w:r w:rsidR="00475F65">
        <w:rPr>
          <w:rFonts w:ascii="Arial" w:hAnsi="Arial" w:cs="Arial"/>
          <w:color w:val="000000" w:themeColor="text1"/>
          <w:lang w:val="en-US"/>
        </w:rPr>
        <w:t xml:space="preserve"> was higher, the accuracy score is better.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0F2EEBF5" w:rsidR="00465C49" w:rsidRPr="00465C49" w:rsidRDefault="00837380" w:rsidP="00465C49">
      <w:pPr>
        <w:spacing w:after="0" w:line="240" w:lineRule="auto"/>
        <w:ind w:left="720"/>
        <w:jc w:val="both"/>
        <w:rPr>
          <w:rFonts w:ascii="Arial" w:hAnsi="Arial" w:cs="Arial"/>
          <w:color w:val="000000" w:themeColor="text1"/>
          <w:lang w:val="en-US"/>
        </w:rPr>
      </w:pPr>
      <w:r>
        <w:rPr>
          <w:rFonts w:ascii="Arial" w:hAnsi="Arial" w:cs="Arial"/>
          <w:lang w:val="en-US"/>
        </w:rPr>
        <w:t>Based on the results of our linear regression model,</w:t>
      </w:r>
      <w:r w:rsidR="007736B5">
        <w:rPr>
          <w:rFonts w:ascii="Arial" w:hAnsi="Arial" w:cs="Arial"/>
          <w:lang w:val="en-US"/>
        </w:rPr>
        <w:t xml:space="preserve"> </w:t>
      </w:r>
      <w:r w:rsidR="008607EC">
        <w:rPr>
          <w:rFonts w:ascii="Arial" w:hAnsi="Arial" w:cs="Arial"/>
          <w:lang w:val="en-US"/>
        </w:rPr>
        <w:t>with an r</w:t>
      </w:r>
      <w:r w:rsidR="008607EC" w:rsidRPr="008607EC">
        <w:rPr>
          <w:rFonts w:ascii="Arial" w:hAnsi="Arial" w:cs="Arial"/>
          <w:vertAlign w:val="superscript"/>
          <w:lang w:val="en-US"/>
        </w:rPr>
        <w:t>2</w:t>
      </w:r>
      <w:r w:rsidR="008607EC">
        <w:rPr>
          <w:rFonts w:ascii="Arial" w:hAnsi="Arial" w:cs="Arial"/>
          <w:lang w:val="en-US"/>
        </w:rPr>
        <w:t xml:space="preserve"> score of </w:t>
      </w:r>
      <w:r w:rsidR="008607EC" w:rsidRPr="008607EC">
        <w:rPr>
          <w:rFonts w:ascii="Arial" w:hAnsi="Arial" w:cs="Arial"/>
          <w:highlight w:val="yellow"/>
          <w:lang w:val="en-US"/>
        </w:rPr>
        <w:t>0.25</w:t>
      </w:r>
      <w:r w:rsidR="008607EC">
        <w:rPr>
          <w:rFonts w:ascii="Arial" w:hAnsi="Arial" w:cs="Arial"/>
          <w:lang w:val="en-US"/>
        </w:rPr>
        <w:t xml:space="preserve">, </w:t>
      </w:r>
      <w:r w:rsidR="007736B5">
        <w:rPr>
          <w:rFonts w:ascii="Arial" w:hAnsi="Arial" w:cs="Arial"/>
          <w:lang w:val="en-US"/>
        </w:rPr>
        <w:t xml:space="preserve">we can </w:t>
      </w:r>
      <w:r w:rsidR="008607EC">
        <w:rPr>
          <w:rFonts w:ascii="Arial" w:hAnsi="Arial" w:cs="Arial"/>
          <w:lang w:val="en-US"/>
        </w:rPr>
        <w:t>say</w:t>
      </w:r>
      <w:r>
        <w:rPr>
          <w:rFonts w:ascii="Arial" w:hAnsi="Arial" w:cs="Arial"/>
          <w:lang w:val="en-US"/>
        </w:rPr>
        <w:t xml:space="preserve"> that there is </w:t>
      </w:r>
      <w:r w:rsidR="008607EC">
        <w:rPr>
          <w:rFonts w:ascii="Arial" w:hAnsi="Arial" w:cs="Arial"/>
          <w:lang w:val="en-US"/>
        </w:rPr>
        <w:t>some</w:t>
      </w:r>
      <w:r>
        <w:rPr>
          <w:rFonts w:ascii="Arial" w:hAnsi="Arial" w:cs="Arial"/>
          <w:lang w:val="en-US"/>
        </w:rPr>
        <w:t xml:space="preserve"> linear relationship </w:t>
      </w:r>
      <w:r w:rsidR="008607EC">
        <w:rPr>
          <w:rFonts w:ascii="Arial" w:hAnsi="Arial" w:cs="Arial"/>
          <w:lang w:val="en-US"/>
        </w:rPr>
        <w:t xml:space="preserve">existing </w:t>
      </w:r>
      <w:r>
        <w:rPr>
          <w:rFonts w:ascii="Arial" w:hAnsi="Arial" w:cs="Arial"/>
          <w:lang w:val="en-US"/>
        </w:rPr>
        <w:t xml:space="preserve">between the </w:t>
      </w:r>
      <w:r w:rsidR="007736B5" w:rsidRPr="007736B5">
        <w:rPr>
          <w:rFonts w:ascii="Arial" w:hAnsi="Arial" w:cs="Arial"/>
          <w:highlight w:val="yellow"/>
          <w:lang w:val="en-US"/>
        </w:rPr>
        <w:t>min</w:t>
      </w:r>
      <w:r w:rsidR="00ED4143">
        <w:rPr>
          <w:rFonts w:ascii="Arial" w:hAnsi="Arial" w:cs="Arial"/>
          <w:highlight w:val="yellow"/>
          <w:lang w:val="en-US"/>
        </w:rPr>
        <w:t>imum</w:t>
      </w:r>
      <w:r w:rsidR="007736B5" w:rsidRPr="007736B5">
        <w:rPr>
          <w:rFonts w:ascii="Arial" w:hAnsi="Arial" w:cs="Arial"/>
          <w:highlight w:val="yellow"/>
          <w:lang w:val="en-US"/>
        </w:rPr>
        <w:t xml:space="preserve"> temperature</w:t>
      </w:r>
      <w:r>
        <w:rPr>
          <w:rFonts w:ascii="Arial" w:hAnsi="Arial" w:cs="Arial"/>
          <w:lang w:val="en-US"/>
        </w:rPr>
        <w:t xml:space="preserve"> and the </w:t>
      </w:r>
      <w:r w:rsidR="007736B5">
        <w:rPr>
          <w:rFonts w:ascii="Arial" w:hAnsi="Arial" w:cs="Arial"/>
          <w:lang w:val="en-US"/>
        </w:rPr>
        <w:t>demand usage</w:t>
      </w:r>
      <w:r>
        <w:rPr>
          <w:rFonts w:ascii="Arial" w:hAnsi="Arial" w:cs="Arial"/>
          <w:lang w:val="en-US"/>
        </w:rPr>
        <w:t>.</w:t>
      </w:r>
      <w:r w:rsidR="00465C49">
        <w:rPr>
          <w:rFonts w:ascii="Arial" w:hAnsi="Arial" w:cs="Arial"/>
          <w:color w:val="000000" w:themeColor="text1"/>
          <w:lang w:val="en-US"/>
        </w:rPr>
        <w:t xml:space="preserve"> This indicates that s</w:t>
      </w:r>
      <w:r w:rsidR="00465C49" w:rsidRPr="00465C49">
        <w:rPr>
          <w:rFonts w:ascii="Arial" w:hAnsi="Arial" w:cs="Arial"/>
          <w:color w:val="000000" w:themeColor="text1"/>
          <w:lang w:val="en-US"/>
        </w:rPr>
        <w:t xml:space="preserve">ome but not all of the variation in </w:t>
      </w:r>
      <w:r w:rsidR="00465C49">
        <w:rPr>
          <w:rFonts w:ascii="Arial" w:hAnsi="Arial" w:cs="Arial"/>
          <w:color w:val="000000" w:themeColor="text1"/>
          <w:lang w:val="en-US"/>
        </w:rPr>
        <w:t>the demand</w:t>
      </w:r>
      <w:r w:rsidR="00465C49" w:rsidRPr="00465C49">
        <w:rPr>
          <w:rFonts w:ascii="Arial" w:hAnsi="Arial" w:cs="Arial"/>
          <w:color w:val="000000" w:themeColor="text1"/>
          <w:lang w:val="en-US"/>
        </w:rPr>
        <w:t xml:space="preserve"> is explained by variation in </w:t>
      </w:r>
      <w:r w:rsidR="00465C49">
        <w:rPr>
          <w:rFonts w:ascii="Arial" w:hAnsi="Arial" w:cs="Arial"/>
          <w:color w:val="000000" w:themeColor="text1"/>
          <w:lang w:val="en-US"/>
        </w:rPr>
        <w:t>the features.</w:t>
      </w:r>
      <w:r w:rsidR="007736B5">
        <w:rPr>
          <w:rFonts w:ascii="Arial" w:hAnsi="Arial" w:cs="Arial"/>
          <w:color w:val="000000" w:themeColor="text1"/>
          <w:lang w:val="en-US"/>
        </w:rPr>
        <w:t xml:space="preserve"> </w:t>
      </w:r>
      <w:r w:rsidR="007736B5">
        <w:rPr>
          <w:rFonts w:ascii="Arial" w:hAnsi="Arial" w:cs="Arial"/>
          <w:lang w:val="en-US"/>
        </w:rPr>
        <w:t xml:space="preserve">The </w:t>
      </w:r>
      <w:r w:rsidR="007736B5" w:rsidRPr="00ED4143">
        <w:rPr>
          <w:rFonts w:ascii="Arial" w:hAnsi="Arial" w:cs="Arial"/>
          <w:highlight w:val="yellow"/>
          <w:lang w:val="en-US"/>
        </w:rPr>
        <w:t>minimum temperature</w:t>
      </w:r>
      <w:r w:rsidR="007736B5">
        <w:rPr>
          <w:rFonts w:ascii="Arial" w:hAnsi="Arial" w:cs="Arial"/>
          <w:lang w:val="en-US"/>
        </w:rPr>
        <w:t xml:space="preserve"> seems to be the most valuable feature in predicting the maximum demand usage. </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lang w:eastAsia="en-AU"/>
        </w:rPr>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bookmarkStart w:id="385" w:name="_GoBack"/>
      <w:bookmarkEnd w:id="385"/>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lang w:eastAsia="en-AU"/>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02FA558E"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w:t>
      </w:r>
      <w:r w:rsidR="005D2B7A">
        <w:rPr>
          <w:rFonts w:ascii="Arial" w:hAnsi="Arial" w:cs="Arial"/>
          <w:lang w:val="en-US"/>
        </w:rPr>
        <w:t xml:space="preserve">We’ve experimented by using chi-square test to check the independence of pairs of the features but this resulted to a lower accuracy score. </w:t>
      </w:r>
      <w:r>
        <w:rPr>
          <w:rFonts w:ascii="Arial" w:hAnsi="Arial" w:cs="Arial"/>
          <w:lang w:val="en-US"/>
        </w:rPr>
        <w:t xml:space="preserve">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7C461CBF" w:rsidR="00A74DFF" w:rsidRDefault="00A74DFF" w:rsidP="00513B1F">
      <w:pPr>
        <w:spacing w:after="0" w:line="240" w:lineRule="auto"/>
        <w:ind w:left="720"/>
        <w:jc w:val="both"/>
        <w:rPr>
          <w:rFonts w:ascii="Arial" w:hAnsi="Arial" w:cs="Arial"/>
          <w:lang w:val="en-US"/>
        </w:rPr>
      </w:pPr>
    </w:p>
    <w:p w14:paraId="28C9D63B" w14:textId="533F93FC" w:rsidR="008D4E77" w:rsidRDefault="008D4E77" w:rsidP="00513B1F">
      <w:pPr>
        <w:spacing w:after="0" w:line="240" w:lineRule="auto"/>
        <w:ind w:left="720"/>
        <w:jc w:val="both"/>
        <w:rPr>
          <w:rFonts w:ascii="Arial" w:hAnsi="Arial" w:cs="Arial"/>
          <w:lang w:val="en-US"/>
        </w:rPr>
      </w:pPr>
    </w:p>
    <w:p w14:paraId="491CFF97" w14:textId="77777777" w:rsidR="00951A5F" w:rsidRDefault="00951A5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 xml:space="preserve">We have observed that the higher the k-fold value there were </w:t>
      </w:r>
      <w:r w:rsidRPr="00D13C00">
        <w:rPr>
          <w:rFonts w:ascii="Arial" w:hAnsi="Arial" w:cs="Arial"/>
          <w:color w:val="000000" w:themeColor="text1"/>
          <w:lang w:val="en-US"/>
        </w:rPr>
        <w:lastRenderedPageBreak/>
        <w:t>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lang w:eastAsia="en-AU"/>
        </w:rPr>
        <w:drawing>
          <wp:inline distT="0" distB="0" distL="0" distR="0" wp14:anchorId="3D5841C6" wp14:editId="74B2E9AB">
            <wp:extent cx="3822657" cy="398691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651" cy="3995250"/>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w:t>
      </w:r>
      <w:proofErr w:type="spellStart"/>
      <w:r w:rsidR="00D468AC">
        <w:rPr>
          <w:rFonts w:ascii="Arial" w:hAnsi="Arial" w:cs="Arial"/>
          <w:lang w:val="en-US"/>
        </w:rPr>
        <w:t>neighbour</w:t>
      </w:r>
      <w:proofErr w:type="spellEnd"/>
      <w:r w:rsidR="00D468AC">
        <w:rPr>
          <w:rFonts w:ascii="Arial" w:hAnsi="Arial" w:cs="Arial"/>
          <w:lang w:val="en-US"/>
        </w:rPr>
        <w:t xml:space="preserve">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6D41AD8"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sidR="00B91D47">
        <w:rPr>
          <w:rFonts w:ascii="Arial" w:hAnsi="Arial" w:cs="Arial"/>
          <w:b/>
          <w:bCs/>
          <w:lang w:val="en-US"/>
        </w:rPr>
        <w:t>Conclusion</w:t>
      </w:r>
      <w:r w:rsidR="006F73C7">
        <w:rPr>
          <w:rFonts w:ascii="Arial" w:hAnsi="Arial" w:cs="Arial"/>
          <w:b/>
          <w:bCs/>
          <w:lang w:val="en-US"/>
        </w:rPr>
        <w:t xml:space="preserve"> </w:t>
      </w:r>
    </w:p>
    <w:p w14:paraId="76762056" w14:textId="72E9572B" w:rsidR="006F3D1E" w:rsidRDefault="00217C7B" w:rsidP="001F1252">
      <w:pPr>
        <w:spacing w:after="0" w:line="240" w:lineRule="auto"/>
        <w:jc w:val="both"/>
        <w:rPr>
          <w:ins w:id="386" w:author="Microsoft account" w:date="2022-08-07T14:45:00Z"/>
          <w:rFonts w:ascii="Arial" w:hAnsi="Arial" w:cs="Arial"/>
          <w:b/>
          <w:bCs/>
          <w:lang w:val="en-US"/>
        </w:rPr>
      </w:pPr>
      <w:ins w:id="387" w:author="Microsoft account" w:date="2022-08-07T14:45:00Z">
        <w:r w:rsidRPr="00BA10C1">
          <w:rPr>
            <w:rFonts w:ascii="Arial" w:hAnsi="Arial" w:cs="Arial"/>
            <w:b/>
            <w:bCs/>
            <w:lang w:val="en-US"/>
          </w:rPr>
          <w:t>What insights can you draw from your analysis? For example, which input variables</w:t>
        </w:r>
        <w:r>
          <w:rPr>
            <w:rFonts w:ascii="Arial" w:hAnsi="Arial" w:cs="Arial"/>
            <w:b/>
            <w:bCs/>
            <w:lang w:val="en-US"/>
          </w:rPr>
          <w:t xml:space="preserve"> </w:t>
        </w:r>
        <w:r w:rsidRPr="00BA10C1">
          <w:rPr>
            <w:rFonts w:ascii="Arial" w:hAnsi="Arial" w:cs="Arial"/>
            <w:b/>
            <w:bCs/>
            <w:lang w:val="en-US"/>
          </w:rPr>
          <w:t>are most valuable for predicting energy usage/price?</w:t>
        </w:r>
      </w:ins>
    </w:p>
    <w:p w14:paraId="227669F5" w14:textId="77777777" w:rsidR="00E47F12" w:rsidRDefault="00E47F12" w:rsidP="001F1252">
      <w:pPr>
        <w:spacing w:after="0" w:line="240" w:lineRule="auto"/>
        <w:jc w:val="both"/>
        <w:rPr>
          <w:ins w:id="388" w:author="Microsoft account" w:date="2022-08-07T14:45:00Z"/>
          <w:rFonts w:ascii="Arial" w:hAnsi="Arial" w:cs="Arial"/>
          <w:b/>
          <w:bCs/>
          <w:lang w:val="en-US"/>
        </w:rPr>
      </w:pPr>
    </w:p>
    <w:p w14:paraId="3041D3D8" w14:textId="6868C874" w:rsidR="00217C7B" w:rsidRDefault="00217C7B" w:rsidP="001F1252">
      <w:pPr>
        <w:spacing w:after="0" w:line="240" w:lineRule="auto"/>
        <w:jc w:val="both"/>
        <w:rPr>
          <w:ins w:id="389" w:author="Microsoft account" w:date="2022-08-07T14:45:00Z"/>
          <w:rFonts w:ascii="Arial" w:hAnsi="Arial" w:cs="Arial"/>
          <w:b/>
          <w:bCs/>
          <w:lang w:val="en-US"/>
        </w:rPr>
      </w:pPr>
      <w:ins w:id="390" w:author="Microsoft account" w:date="2022-08-07T14:45:00Z">
        <w:r w:rsidRPr="00BA10C1">
          <w:rPr>
            <w:rFonts w:ascii="Arial" w:hAnsi="Arial" w:cs="Arial"/>
            <w:b/>
            <w:bCs/>
            <w:lang w:val="en-US"/>
          </w:rPr>
          <w:t>Why are your results significant and valuable?</w:t>
        </w:r>
      </w:ins>
    </w:p>
    <w:p w14:paraId="722A6E74" w14:textId="77777777" w:rsidR="00E47F12" w:rsidRDefault="00E47F12" w:rsidP="001F1252">
      <w:pPr>
        <w:spacing w:after="0" w:line="240" w:lineRule="auto"/>
        <w:jc w:val="both"/>
        <w:rPr>
          <w:ins w:id="391" w:author="Microsoft account" w:date="2022-08-07T14:45:00Z"/>
          <w:rFonts w:ascii="Arial" w:hAnsi="Arial" w:cs="Arial"/>
          <w:b/>
          <w:bCs/>
          <w:lang w:val="en-US"/>
        </w:rPr>
      </w:pPr>
    </w:p>
    <w:p w14:paraId="60DC47EF" w14:textId="7DC075F6" w:rsidR="00E47F12" w:rsidRDefault="00E47F12" w:rsidP="001F1252">
      <w:pPr>
        <w:spacing w:after="0" w:line="240" w:lineRule="auto"/>
        <w:jc w:val="both"/>
        <w:rPr>
          <w:ins w:id="392" w:author="Microsoft account" w:date="2022-08-07T14:45:00Z"/>
          <w:rFonts w:ascii="Arial" w:hAnsi="Arial" w:cs="Arial"/>
          <w:b/>
          <w:bCs/>
          <w:lang w:val="en-US"/>
        </w:rPr>
      </w:pPr>
      <w:ins w:id="393" w:author="Microsoft account" w:date="2022-08-07T14:45:00Z">
        <w:r w:rsidRPr="00BA10C1">
          <w:rPr>
            <w:rFonts w:ascii="Arial" w:hAnsi="Arial" w:cs="Arial"/>
            <w:b/>
            <w:bCs/>
            <w:lang w:val="en-US"/>
          </w:rPr>
          <w:t>What are the limitations of your results and how can the project be improved for future?</w:t>
        </w:r>
      </w:ins>
    </w:p>
    <w:p w14:paraId="7CC20F84" w14:textId="77777777" w:rsidR="00217C7B" w:rsidRDefault="00217C7B"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for this model 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lastRenderedPageBreak/>
        <w:t xml:space="preserve">The models can be improved by feature selection. Also, using different random states, k </w:t>
      </w:r>
      <w:proofErr w:type="spellStart"/>
      <w:r>
        <w:rPr>
          <w:rFonts w:ascii="Arial" w:hAnsi="Arial" w:cs="Arial"/>
          <w:lang w:val="en-US"/>
        </w:rPr>
        <w:t>neighbour</w:t>
      </w:r>
      <w:proofErr w:type="spellEnd"/>
      <w:r>
        <w:rPr>
          <w:rFonts w:ascii="Arial" w:hAnsi="Arial" w:cs="Arial"/>
          <w:lang w:val="en-US"/>
        </w:rPr>
        <w:t xml:space="preserve">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4DFF7366" w:rsidR="00C2348C" w:rsidRPr="00D56DDB" w:rsidRDefault="00C2348C" w:rsidP="001F1252">
      <w:pPr>
        <w:spacing w:after="0" w:line="240" w:lineRule="auto"/>
        <w:jc w:val="both"/>
        <w:rPr>
          <w:rFonts w:ascii="Arial" w:hAnsi="Arial" w:cs="Arial"/>
          <w:b/>
          <w:bCs/>
          <w:color w:val="FF0000"/>
          <w:lang w:val="en-US"/>
        </w:rPr>
      </w:pPr>
      <w:r>
        <w:rPr>
          <w:rFonts w:ascii="Arial" w:hAnsi="Arial" w:cs="Arial"/>
          <w:b/>
          <w:bCs/>
          <w:lang w:val="en-US"/>
        </w:rPr>
        <w:t>5. Discussion</w:t>
      </w:r>
      <w:r w:rsidR="00D56DDB">
        <w:rPr>
          <w:rFonts w:ascii="Arial" w:hAnsi="Arial" w:cs="Arial"/>
          <w:b/>
          <w:bCs/>
          <w:lang w:val="en-US"/>
        </w:rPr>
        <w:t xml:space="preserve"> </w:t>
      </w:r>
      <w:r w:rsidR="00D56DDB">
        <w:rPr>
          <w:rFonts w:ascii="Arial" w:hAnsi="Arial" w:cs="Arial"/>
          <w:b/>
          <w:bCs/>
          <w:color w:val="FF0000"/>
          <w:lang w:val="en-US"/>
        </w:rPr>
        <w:t>(</w:t>
      </w:r>
      <w:r w:rsidR="00D56DDB" w:rsidRPr="00D56DDB">
        <w:rPr>
          <w:rFonts w:ascii="Arial" w:hAnsi="Arial" w:cs="Arial"/>
          <w:b/>
          <w:bCs/>
          <w:color w:val="FF0000"/>
          <w:lang w:val="en-US"/>
        </w:rPr>
        <w:t xml:space="preserve">You may consider removing this portion </w:t>
      </w:r>
      <w:ins w:id="394" w:author="Microsoft account" w:date="2022-08-07T14:47:00Z">
        <w:r w:rsidR="00E47F12">
          <w:rPr>
            <w:rFonts w:ascii="Arial" w:hAnsi="Arial" w:cs="Arial"/>
            <w:b/>
            <w:bCs/>
            <w:color w:val="FF0000"/>
            <w:lang w:val="en-US"/>
          </w:rPr>
          <w:t xml:space="preserve">(EDIT, I have incorporated points in text above. Sean) </w:t>
        </w:r>
      </w:ins>
      <w:r w:rsidR="00D56DDB" w:rsidRPr="00D56DDB">
        <w:rPr>
          <w:rFonts w:ascii="Arial" w:hAnsi="Arial" w:cs="Arial"/>
          <w:b/>
          <w:bCs/>
          <w:color w:val="FF0000"/>
          <w:lang w:val="en-US"/>
        </w:rPr>
        <w:t>as these can be discussed in parts 1 – 4 above.</w:t>
      </w:r>
      <w:r w:rsidR="00850C91">
        <w:rPr>
          <w:rFonts w:ascii="Arial" w:hAnsi="Arial" w:cs="Arial"/>
          <w:b/>
          <w:bCs/>
          <w:color w:val="FF0000"/>
          <w:lang w:val="en-US"/>
        </w:rPr>
        <w:t xml:space="preserve"> We have 2000 words limit</w:t>
      </w:r>
      <w:r w:rsidR="00AA7643">
        <w:rPr>
          <w:rFonts w:ascii="Arial" w:hAnsi="Arial" w:cs="Arial"/>
          <w:b/>
          <w:bCs/>
          <w:color w:val="FF0000"/>
          <w:lang w:val="en-US"/>
        </w:rPr>
        <w:t>, excluding visuals.</w:t>
      </w:r>
      <w:r w:rsidR="00D56DDB">
        <w:rPr>
          <w:rFonts w:ascii="Arial" w:hAnsi="Arial" w:cs="Arial"/>
          <w:b/>
          <w:bCs/>
          <w:color w:val="FF0000"/>
          <w:lang w:val="en-US"/>
        </w:rPr>
        <w:t>)</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7242A9AD" w:rsidR="00E71CE1" w:rsidRPr="00E47F12" w:rsidDel="008C2E70" w:rsidRDefault="00E71CE1" w:rsidP="00E71CE1">
      <w:pPr>
        <w:spacing w:after="0" w:line="240" w:lineRule="auto"/>
        <w:ind w:left="720"/>
        <w:jc w:val="both"/>
        <w:rPr>
          <w:del w:id="395" w:author="Microsoft account" w:date="2022-08-07T11:41:00Z"/>
          <w:rFonts w:ascii="Arial" w:hAnsi="Arial" w:cs="Arial"/>
          <w:b/>
          <w:bCs/>
          <w:color w:val="FF0000"/>
          <w:lang w:val="en-US"/>
          <w:rPrChange w:id="396" w:author="Microsoft account" w:date="2022-08-07T14:47:00Z">
            <w:rPr>
              <w:del w:id="397" w:author="Microsoft account" w:date="2022-08-07T11:41:00Z"/>
              <w:rFonts w:ascii="Arial" w:hAnsi="Arial" w:cs="Arial"/>
              <w:b/>
              <w:bCs/>
              <w:lang w:val="en-US"/>
            </w:rPr>
          </w:rPrChange>
        </w:rPr>
      </w:pPr>
      <w:r w:rsidRPr="00E47F12">
        <w:rPr>
          <w:rFonts w:ascii="Arial" w:hAnsi="Arial" w:cs="Arial"/>
          <w:b/>
          <w:bCs/>
          <w:color w:val="FF0000"/>
          <w:lang w:val="en-US"/>
          <w:rPrChange w:id="398" w:author="Microsoft account" w:date="2022-08-07T14:47:00Z">
            <w:rPr>
              <w:rFonts w:ascii="Arial" w:hAnsi="Arial" w:cs="Arial"/>
              <w:b/>
              <w:bCs/>
              <w:lang w:val="en-US"/>
            </w:rPr>
          </w:rPrChange>
        </w:rPr>
        <w:t>5.1. What wrangling and aggregation methods have you applied? Why have you chosen</w:t>
      </w:r>
      <w:r w:rsidR="00991367" w:rsidRPr="00E47F12">
        <w:rPr>
          <w:rFonts w:ascii="Arial" w:hAnsi="Arial" w:cs="Arial"/>
          <w:b/>
          <w:bCs/>
          <w:color w:val="FF0000"/>
          <w:lang w:val="en-US"/>
          <w:rPrChange w:id="399" w:author="Microsoft account" w:date="2022-08-07T14:47:00Z">
            <w:rPr>
              <w:rFonts w:ascii="Arial" w:hAnsi="Arial" w:cs="Arial"/>
              <w:b/>
              <w:bCs/>
              <w:lang w:val="en-US"/>
            </w:rPr>
          </w:rPrChange>
        </w:rPr>
        <w:t xml:space="preserve"> </w:t>
      </w:r>
      <w:r w:rsidRPr="00E47F12">
        <w:rPr>
          <w:rFonts w:ascii="Arial" w:hAnsi="Arial" w:cs="Arial"/>
          <w:b/>
          <w:bCs/>
          <w:color w:val="FF0000"/>
          <w:lang w:val="en-US"/>
          <w:rPrChange w:id="400" w:author="Microsoft account" w:date="2022-08-07T14:47:00Z">
            <w:rPr>
              <w:rFonts w:ascii="Arial" w:hAnsi="Arial" w:cs="Arial"/>
              <w:b/>
              <w:bCs/>
              <w:lang w:val="en-US"/>
            </w:rPr>
          </w:rPrChange>
        </w:rPr>
        <w:t xml:space="preserve">these methods over other alternatives? </w:t>
      </w:r>
    </w:p>
    <w:p w14:paraId="1AE377D6" w14:textId="6133AC1D" w:rsidR="00444A74" w:rsidRPr="00E47F12" w:rsidRDefault="00444A74" w:rsidP="008C2E70">
      <w:pPr>
        <w:spacing w:after="0" w:line="240" w:lineRule="auto"/>
        <w:ind w:left="720"/>
        <w:jc w:val="both"/>
        <w:rPr>
          <w:rFonts w:ascii="Arial" w:hAnsi="Arial" w:cs="Arial"/>
          <w:color w:val="FF0000"/>
          <w:lang w:val="en-US"/>
          <w:rPrChange w:id="401" w:author="Microsoft account" w:date="2022-08-07T14:47:00Z">
            <w:rPr>
              <w:rFonts w:ascii="Arial" w:hAnsi="Arial" w:cs="Arial"/>
              <w:lang w:val="en-US"/>
            </w:rPr>
          </w:rPrChange>
        </w:rPr>
        <w:pPrChange w:id="402" w:author="Microsoft account" w:date="2022-08-07T11:41:00Z">
          <w:pPr>
            <w:spacing w:after="0" w:line="240" w:lineRule="auto"/>
            <w:jc w:val="both"/>
          </w:pPr>
        </w:pPrChange>
      </w:pPr>
    </w:p>
    <w:p w14:paraId="0603BA7D" w14:textId="21AD5E92" w:rsidR="007F41CA" w:rsidRPr="00E47F12" w:rsidDel="008C2E70" w:rsidRDefault="007F41CA" w:rsidP="007F41CA">
      <w:pPr>
        <w:spacing w:after="0" w:line="240" w:lineRule="auto"/>
        <w:jc w:val="both"/>
        <w:rPr>
          <w:del w:id="403" w:author="Microsoft account" w:date="2022-08-07T11:41:00Z"/>
          <w:rFonts w:ascii="Arial" w:hAnsi="Arial" w:cs="Arial"/>
          <w:color w:val="FF0000"/>
          <w:lang w:val="en-US"/>
          <w:rPrChange w:id="404" w:author="Microsoft account" w:date="2022-08-07T14:47:00Z">
            <w:rPr>
              <w:del w:id="405" w:author="Microsoft account" w:date="2022-08-07T11:41:00Z"/>
              <w:rFonts w:ascii="Arial" w:hAnsi="Arial" w:cs="Arial"/>
              <w:lang w:val="en-US"/>
            </w:rPr>
          </w:rPrChange>
        </w:rPr>
      </w:pPr>
      <w:del w:id="406" w:author="Microsoft account" w:date="2022-08-07T11:41:00Z">
        <w:r w:rsidRPr="00E47F12" w:rsidDel="008C2E70">
          <w:rPr>
            <w:rFonts w:ascii="Arial" w:hAnsi="Arial" w:cs="Arial"/>
            <w:color w:val="FF0000"/>
            <w:lang w:val="en-US"/>
            <w:rPrChange w:id="407" w:author="Microsoft account" w:date="2022-08-07T14:47:00Z">
              <w:rPr>
                <w:rFonts w:ascii="Arial" w:hAnsi="Arial" w:cs="Arial"/>
                <w:lang w:val="en-US"/>
              </w:rPr>
            </w:rPrChange>
          </w:rPr>
          <w:delText>SQL and Python were used to wrangle and aggregate the datasets. SQL was chosen for its ease of use while Python enabled us to apply our learnings throughout this course.</w:delText>
        </w:r>
      </w:del>
    </w:p>
    <w:p w14:paraId="5816145E" w14:textId="1311C5D5" w:rsidR="007F41CA" w:rsidRPr="00E47F12" w:rsidDel="008C2E70" w:rsidRDefault="007F41CA" w:rsidP="007F41CA">
      <w:pPr>
        <w:spacing w:after="0" w:line="240" w:lineRule="auto"/>
        <w:jc w:val="both"/>
        <w:rPr>
          <w:del w:id="408" w:author="Microsoft account" w:date="2022-08-07T11:41:00Z"/>
          <w:rFonts w:ascii="Arial" w:hAnsi="Arial" w:cs="Arial"/>
          <w:color w:val="FF0000"/>
          <w:lang w:val="en-US"/>
          <w:rPrChange w:id="409" w:author="Microsoft account" w:date="2022-08-07T14:47:00Z">
            <w:rPr>
              <w:del w:id="410" w:author="Microsoft account" w:date="2022-08-07T11:41:00Z"/>
              <w:rFonts w:ascii="Arial" w:hAnsi="Arial" w:cs="Arial"/>
              <w:lang w:val="en-US"/>
            </w:rPr>
          </w:rPrChange>
        </w:rPr>
      </w:pPr>
    </w:p>
    <w:p w14:paraId="62183483" w14:textId="6C0C4ECB" w:rsidR="007F41CA" w:rsidRPr="00E47F12" w:rsidDel="008C2E70" w:rsidRDefault="007F41CA" w:rsidP="007F41CA">
      <w:pPr>
        <w:spacing w:after="0" w:line="240" w:lineRule="auto"/>
        <w:jc w:val="both"/>
        <w:rPr>
          <w:del w:id="411" w:author="Microsoft account" w:date="2022-08-07T11:41:00Z"/>
          <w:rFonts w:ascii="Arial" w:hAnsi="Arial" w:cs="Arial"/>
          <w:color w:val="FF0000"/>
          <w:lang w:val="en-US"/>
          <w:rPrChange w:id="412" w:author="Microsoft account" w:date="2022-08-07T14:47:00Z">
            <w:rPr>
              <w:del w:id="413" w:author="Microsoft account" w:date="2022-08-07T11:41:00Z"/>
              <w:rFonts w:ascii="Arial" w:hAnsi="Arial" w:cs="Arial"/>
              <w:lang w:val="en-US"/>
            </w:rPr>
          </w:rPrChange>
        </w:rPr>
      </w:pPr>
      <w:del w:id="414" w:author="Microsoft account" w:date="2022-08-07T11:41:00Z">
        <w:r w:rsidRPr="00E47F12" w:rsidDel="008C2E70">
          <w:rPr>
            <w:rFonts w:ascii="Arial" w:hAnsi="Arial" w:cs="Arial"/>
            <w:color w:val="FF0000"/>
            <w:lang w:val="en-US"/>
            <w:rPrChange w:id="415" w:author="Microsoft account" w:date="2022-08-07T14:47:00Z">
              <w:rPr>
                <w:rFonts w:ascii="Arial" w:hAnsi="Arial" w:cs="Arial"/>
                <w:lang w:val="en-US"/>
              </w:rPr>
            </w:rPrChange>
          </w:rPr>
          <w:delText xml:space="preserve">With the price-demand dataset, we’ve deleted the column for the region, grouped data by date and selected the highest demand and price category. We’ve modified the date format to match the date column in the weather dataset.  </w:delText>
        </w:r>
      </w:del>
    </w:p>
    <w:p w14:paraId="55A361AD" w14:textId="2F37B92F" w:rsidR="007F41CA" w:rsidRPr="00E47F12" w:rsidDel="008C2E70" w:rsidRDefault="007F41CA" w:rsidP="007F41CA">
      <w:pPr>
        <w:spacing w:after="0" w:line="240" w:lineRule="auto"/>
        <w:jc w:val="both"/>
        <w:rPr>
          <w:del w:id="416" w:author="Microsoft account" w:date="2022-08-07T11:41:00Z"/>
          <w:rFonts w:ascii="Arial" w:hAnsi="Arial" w:cs="Arial"/>
          <w:color w:val="FF0000"/>
          <w:lang w:val="en-US"/>
          <w:rPrChange w:id="417" w:author="Microsoft account" w:date="2022-08-07T14:47:00Z">
            <w:rPr>
              <w:del w:id="418" w:author="Microsoft account" w:date="2022-08-07T11:41:00Z"/>
              <w:rFonts w:ascii="Arial" w:hAnsi="Arial" w:cs="Arial"/>
              <w:lang w:val="en-US"/>
            </w:rPr>
          </w:rPrChange>
        </w:rPr>
      </w:pPr>
    </w:p>
    <w:p w14:paraId="77E70CC0" w14:textId="53A48A9F" w:rsidR="007F41CA" w:rsidRPr="00E47F12" w:rsidDel="008C2E70" w:rsidRDefault="007F41CA" w:rsidP="007F41CA">
      <w:pPr>
        <w:spacing w:after="0" w:line="240" w:lineRule="auto"/>
        <w:jc w:val="both"/>
        <w:rPr>
          <w:del w:id="419" w:author="Microsoft account" w:date="2022-08-07T11:41:00Z"/>
          <w:rFonts w:ascii="Arial" w:hAnsi="Arial" w:cs="Arial"/>
          <w:color w:val="FF0000"/>
          <w:lang w:val="en-US"/>
          <w:rPrChange w:id="420" w:author="Microsoft account" w:date="2022-08-07T14:47:00Z">
            <w:rPr>
              <w:del w:id="421" w:author="Microsoft account" w:date="2022-08-07T11:41:00Z"/>
              <w:rFonts w:ascii="Arial" w:hAnsi="Arial" w:cs="Arial"/>
              <w:lang w:val="en-US"/>
            </w:rPr>
          </w:rPrChange>
        </w:rPr>
      </w:pPr>
      <w:del w:id="422" w:author="Microsoft account" w:date="2022-08-07T11:41:00Z">
        <w:r w:rsidRPr="00E47F12" w:rsidDel="008C2E70">
          <w:rPr>
            <w:rFonts w:ascii="Arial" w:hAnsi="Arial" w:cs="Arial"/>
            <w:color w:val="FF0000"/>
            <w:lang w:val="en-US"/>
            <w:rPrChange w:id="423" w:author="Microsoft account" w:date="2022-08-07T14:47:00Z">
              <w:rPr>
                <w:rFonts w:ascii="Arial" w:hAnsi="Arial" w:cs="Arial"/>
                <w:lang w:val="en-US"/>
              </w:rPr>
            </w:rPrChange>
          </w:rPr>
          <w:delText>With the weather dataset, we’ve looked at each feature in a scatterplot facet in OpenRefine to figure out which feature correlated with the feature that was missing data. We then plotted these two features in Excel, got a linear correlation equation and used this to impute each missing value. We’ve transformed necessary columns from value to numeric, from value to text, and filled in blanks. We’ve produced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75E118F5" w14:textId="6A66CE1A" w:rsidR="007F41CA" w:rsidRPr="00E47F12" w:rsidDel="008C2E70" w:rsidRDefault="007F41CA" w:rsidP="007F41CA">
      <w:pPr>
        <w:spacing w:after="0" w:line="240" w:lineRule="auto"/>
        <w:jc w:val="both"/>
        <w:rPr>
          <w:del w:id="424" w:author="Microsoft account" w:date="2022-08-07T11:41:00Z"/>
          <w:rFonts w:ascii="Arial" w:hAnsi="Arial" w:cs="Arial"/>
          <w:color w:val="FF0000"/>
          <w:lang w:val="en-US"/>
          <w:rPrChange w:id="425" w:author="Microsoft account" w:date="2022-08-07T14:47:00Z">
            <w:rPr>
              <w:del w:id="426" w:author="Microsoft account" w:date="2022-08-07T11:41:00Z"/>
              <w:rFonts w:ascii="Arial" w:hAnsi="Arial" w:cs="Arial"/>
              <w:lang w:val="en-US"/>
            </w:rPr>
          </w:rPrChange>
        </w:rPr>
      </w:pPr>
    </w:p>
    <w:p w14:paraId="57876EE8" w14:textId="1037F8FA" w:rsidR="007F41CA" w:rsidRPr="00E47F12" w:rsidDel="008C2E70" w:rsidRDefault="007F41CA" w:rsidP="007F41CA">
      <w:pPr>
        <w:spacing w:after="0" w:line="240" w:lineRule="auto"/>
        <w:jc w:val="both"/>
        <w:rPr>
          <w:del w:id="427" w:author="Microsoft account" w:date="2022-08-07T11:41:00Z"/>
          <w:rFonts w:ascii="Arial" w:hAnsi="Arial" w:cs="Arial"/>
          <w:color w:val="FF0000"/>
          <w:lang w:val="en-US"/>
          <w:rPrChange w:id="428" w:author="Microsoft account" w:date="2022-08-07T14:47:00Z">
            <w:rPr>
              <w:del w:id="429" w:author="Microsoft account" w:date="2022-08-07T11:41:00Z"/>
              <w:rFonts w:ascii="Arial" w:hAnsi="Arial" w:cs="Arial"/>
              <w:lang w:val="en-US"/>
            </w:rPr>
          </w:rPrChange>
        </w:rPr>
      </w:pPr>
      <w:del w:id="430" w:author="Microsoft account" w:date="2022-08-07T11:41:00Z">
        <w:r w:rsidRPr="00E47F12" w:rsidDel="008C2E70">
          <w:rPr>
            <w:rFonts w:ascii="Arial" w:hAnsi="Arial" w:cs="Arial"/>
            <w:color w:val="FF0000"/>
            <w:lang w:val="en-US"/>
            <w:rPrChange w:id="431" w:author="Microsoft account" w:date="2022-08-07T14:47:00Z">
              <w:rPr>
                <w:rFonts w:ascii="Arial" w:hAnsi="Arial" w:cs="Arial"/>
                <w:lang w:val="en-US"/>
              </w:rPr>
            </w:rPrChange>
          </w:rPr>
          <w:delText xml:space="preserve">After cleaning the data, we have combined the price-demand dataset and weather dataset, with the date as the common feature. </w:delText>
        </w:r>
      </w:del>
    </w:p>
    <w:p w14:paraId="5B80CBC9" w14:textId="165EB100" w:rsidR="00F5749A" w:rsidRPr="00E47F12" w:rsidRDefault="00F5749A" w:rsidP="00F5749A">
      <w:pPr>
        <w:spacing w:after="0" w:line="240" w:lineRule="auto"/>
        <w:jc w:val="both"/>
        <w:rPr>
          <w:rFonts w:ascii="Arial" w:hAnsi="Arial" w:cs="Arial"/>
          <w:color w:val="FF0000"/>
          <w:lang w:val="en-US"/>
          <w:rPrChange w:id="432" w:author="Microsoft account" w:date="2022-08-07T14:47:00Z">
            <w:rPr>
              <w:rFonts w:ascii="Arial" w:hAnsi="Arial" w:cs="Arial"/>
              <w:lang w:val="en-US"/>
            </w:rPr>
          </w:rPrChange>
        </w:rPr>
      </w:pPr>
    </w:p>
    <w:p w14:paraId="0BC91C53" w14:textId="77777777" w:rsidR="00E71CE1" w:rsidRPr="00E47F12" w:rsidRDefault="00E71CE1" w:rsidP="00E71CE1">
      <w:pPr>
        <w:spacing w:after="0" w:line="240" w:lineRule="auto"/>
        <w:ind w:left="720"/>
        <w:jc w:val="both"/>
        <w:rPr>
          <w:rFonts w:ascii="Arial" w:hAnsi="Arial" w:cs="Arial"/>
          <w:b/>
          <w:bCs/>
          <w:color w:val="FF0000"/>
          <w:lang w:val="en-US"/>
          <w:rPrChange w:id="433" w:author="Microsoft account" w:date="2022-08-07T14:47:00Z">
            <w:rPr>
              <w:rFonts w:ascii="Arial" w:hAnsi="Arial" w:cs="Arial"/>
              <w:b/>
              <w:bCs/>
              <w:lang w:val="en-US"/>
            </w:rPr>
          </w:rPrChange>
        </w:rPr>
      </w:pPr>
      <w:r w:rsidRPr="00E47F12">
        <w:rPr>
          <w:rFonts w:ascii="Arial" w:hAnsi="Arial" w:cs="Arial"/>
          <w:b/>
          <w:bCs/>
          <w:color w:val="FF0000"/>
          <w:lang w:val="en-US"/>
          <w:rPrChange w:id="434" w:author="Microsoft account" w:date="2022-08-07T14:47:00Z">
            <w:rPr>
              <w:rFonts w:ascii="Arial" w:hAnsi="Arial" w:cs="Arial"/>
              <w:b/>
              <w:bCs/>
              <w:lang w:val="en-US"/>
            </w:rPr>
          </w:rPrChange>
        </w:rPr>
        <w:t>5.2. How have you gone about building your models and how do your models work?</w:t>
      </w:r>
    </w:p>
    <w:p w14:paraId="0A4DF3BE" w14:textId="44CB44BF" w:rsidR="00A35C8A" w:rsidRPr="00E47F12" w:rsidRDefault="00A35C8A" w:rsidP="00E71CE1">
      <w:pPr>
        <w:spacing w:after="0" w:line="240" w:lineRule="auto"/>
        <w:ind w:left="720"/>
        <w:jc w:val="both"/>
        <w:rPr>
          <w:rFonts w:ascii="Arial" w:hAnsi="Arial" w:cs="Arial"/>
          <w:color w:val="FF0000"/>
          <w:lang w:val="en-US"/>
          <w:rPrChange w:id="435" w:author="Microsoft account" w:date="2022-08-07T14:47:00Z">
            <w:rPr>
              <w:rFonts w:ascii="Arial" w:hAnsi="Arial" w:cs="Arial"/>
              <w:lang w:val="en-US"/>
            </w:rPr>
          </w:rPrChange>
        </w:rPr>
      </w:pPr>
    </w:p>
    <w:p w14:paraId="3D505626" w14:textId="43B4CDF4" w:rsidR="00E71CE1" w:rsidRPr="00E47F12" w:rsidRDefault="00E71CE1" w:rsidP="00E71CE1">
      <w:pPr>
        <w:spacing w:after="0" w:line="240" w:lineRule="auto"/>
        <w:ind w:left="720"/>
        <w:jc w:val="both"/>
        <w:rPr>
          <w:rFonts w:ascii="Arial" w:hAnsi="Arial" w:cs="Arial"/>
          <w:b/>
          <w:bCs/>
          <w:color w:val="FF0000"/>
          <w:lang w:val="en-US"/>
          <w:rPrChange w:id="436" w:author="Microsoft account" w:date="2022-08-07T14:47:00Z">
            <w:rPr>
              <w:rFonts w:ascii="Arial" w:hAnsi="Arial" w:cs="Arial"/>
              <w:b/>
              <w:bCs/>
              <w:lang w:val="en-US"/>
            </w:rPr>
          </w:rPrChange>
        </w:rPr>
      </w:pPr>
      <w:r w:rsidRPr="00E47F12">
        <w:rPr>
          <w:rFonts w:ascii="Arial" w:hAnsi="Arial" w:cs="Arial"/>
          <w:b/>
          <w:bCs/>
          <w:color w:val="FF0000"/>
          <w:lang w:val="en-US"/>
          <w:rPrChange w:id="437" w:author="Microsoft account" w:date="2022-08-07T14:47:00Z">
            <w:rPr>
              <w:rFonts w:ascii="Arial" w:hAnsi="Arial" w:cs="Arial"/>
              <w:b/>
              <w:bCs/>
              <w:lang w:val="en-US"/>
            </w:rPr>
          </w:rPrChange>
        </w:rPr>
        <w:t xml:space="preserve">5.3. How effective are your models? How have you evaluated this? </w:t>
      </w:r>
    </w:p>
    <w:p w14:paraId="0762B9BA" w14:textId="3D5C2982" w:rsidR="00A35C8A" w:rsidRPr="00E47F12" w:rsidRDefault="00A35C8A" w:rsidP="00E71CE1">
      <w:pPr>
        <w:spacing w:after="0" w:line="240" w:lineRule="auto"/>
        <w:ind w:left="720"/>
        <w:jc w:val="both"/>
        <w:rPr>
          <w:rFonts w:ascii="Arial" w:hAnsi="Arial" w:cs="Arial"/>
          <w:color w:val="FF0000"/>
          <w:lang w:val="en-US"/>
          <w:rPrChange w:id="438" w:author="Microsoft account" w:date="2022-08-07T14:47:00Z">
            <w:rPr>
              <w:rFonts w:ascii="Arial" w:hAnsi="Arial" w:cs="Arial"/>
              <w:lang w:val="en-US"/>
            </w:rPr>
          </w:rPrChange>
        </w:rPr>
      </w:pPr>
    </w:p>
    <w:p w14:paraId="4CB9EBC5" w14:textId="2ECC8BC9" w:rsidR="00E71CE1" w:rsidRPr="00E47F12" w:rsidRDefault="00E71CE1" w:rsidP="00E71CE1">
      <w:pPr>
        <w:spacing w:after="0" w:line="240" w:lineRule="auto"/>
        <w:ind w:left="720"/>
        <w:jc w:val="both"/>
        <w:rPr>
          <w:rFonts w:ascii="Arial" w:hAnsi="Arial" w:cs="Arial"/>
          <w:b/>
          <w:bCs/>
          <w:color w:val="FF0000"/>
          <w:lang w:val="en-US"/>
          <w:rPrChange w:id="439" w:author="Microsoft account" w:date="2022-08-07T14:47:00Z">
            <w:rPr>
              <w:rFonts w:ascii="Arial" w:hAnsi="Arial" w:cs="Arial"/>
              <w:b/>
              <w:bCs/>
              <w:lang w:val="en-US"/>
            </w:rPr>
          </w:rPrChange>
        </w:rPr>
      </w:pPr>
      <w:r w:rsidRPr="00E47F12">
        <w:rPr>
          <w:rFonts w:ascii="Arial" w:hAnsi="Arial" w:cs="Arial"/>
          <w:b/>
          <w:bCs/>
          <w:color w:val="FF0000"/>
          <w:lang w:val="en-US"/>
          <w:rPrChange w:id="440" w:author="Microsoft account" w:date="2022-08-07T14:47:00Z">
            <w:rPr>
              <w:rFonts w:ascii="Arial" w:hAnsi="Arial" w:cs="Arial"/>
              <w:b/>
              <w:bCs/>
              <w:lang w:val="en-US"/>
            </w:rPr>
          </w:rPrChange>
        </w:rPr>
        <w:t>5.4. What insights can you draw from your analysis? For example, which input variables</w:t>
      </w:r>
      <w:r w:rsidR="00BA10C1" w:rsidRPr="00E47F12">
        <w:rPr>
          <w:rFonts w:ascii="Arial" w:hAnsi="Arial" w:cs="Arial"/>
          <w:b/>
          <w:bCs/>
          <w:color w:val="FF0000"/>
          <w:lang w:val="en-US"/>
          <w:rPrChange w:id="441" w:author="Microsoft account" w:date="2022-08-07T14:47:00Z">
            <w:rPr>
              <w:rFonts w:ascii="Arial" w:hAnsi="Arial" w:cs="Arial"/>
              <w:b/>
              <w:bCs/>
              <w:lang w:val="en-US"/>
            </w:rPr>
          </w:rPrChange>
        </w:rPr>
        <w:t xml:space="preserve"> </w:t>
      </w:r>
      <w:r w:rsidRPr="00E47F12">
        <w:rPr>
          <w:rFonts w:ascii="Arial" w:hAnsi="Arial" w:cs="Arial"/>
          <w:b/>
          <w:bCs/>
          <w:color w:val="FF0000"/>
          <w:lang w:val="en-US"/>
          <w:rPrChange w:id="442" w:author="Microsoft account" w:date="2022-08-07T14:47:00Z">
            <w:rPr>
              <w:rFonts w:ascii="Arial" w:hAnsi="Arial" w:cs="Arial"/>
              <w:b/>
              <w:bCs/>
              <w:lang w:val="en-US"/>
            </w:rPr>
          </w:rPrChange>
        </w:rPr>
        <w:t>are most valuable for predicting energy usage/price?</w:t>
      </w:r>
    </w:p>
    <w:p w14:paraId="37A78EDB" w14:textId="3AE9E4C8" w:rsidR="00C2065C" w:rsidRPr="00E47F12" w:rsidDel="00217C7B" w:rsidRDefault="00C2065C" w:rsidP="00C2065C">
      <w:pPr>
        <w:spacing w:after="0" w:line="240" w:lineRule="auto"/>
        <w:jc w:val="both"/>
        <w:rPr>
          <w:del w:id="443" w:author="Microsoft account" w:date="2022-08-07T14:45:00Z"/>
          <w:rFonts w:ascii="Arial" w:hAnsi="Arial" w:cs="Arial"/>
          <w:b/>
          <w:bCs/>
          <w:color w:val="FF0000"/>
          <w:lang w:val="en-US"/>
          <w:rPrChange w:id="444" w:author="Microsoft account" w:date="2022-08-07T14:47:00Z">
            <w:rPr>
              <w:del w:id="445" w:author="Microsoft account" w:date="2022-08-07T14:45:00Z"/>
              <w:rFonts w:ascii="Arial" w:hAnsi="Arial" w:cs="Arial"/>
              <w:b/>
              <w:bCs/>
              <w:lang w:val="en-US"/>
            </w:rPr>
          </w:rPrChange>
        </w:rPr>
      </w:pPr>
    </w:p>
    <w:p w14:paraId="210B09D3" w14:textId="2DD1D457" w:rsidR="00C2065C" w:rsidRPr="00E47F12" w:rsidDel="00217C7B" w:rsidRDefault="00C2065C" w:rsidP="00C2065C">
      <w:pPr>
        <w:spacing w:after="0" w:line="240" w:lineRule="auto"/>
        <w:jc w:val="both"/>
        <w:rPr>
          <w:del w:id="446" w:author="Microsoft account" w:date="2022-08-07T14:45:00Z"/>
          <w:rFonts w:ascii="Arial" w:hAnsi="Arial" w:cs="Arial"/>
          <w:color w:val="FF0000"/>
          <w:lang w:val="en-US"/>
          <w:rPrChange w:id="447" w:author="Microsoft account" w:date="2022-08-07T14:47:00Z">
            <w:rPr>
              <w:del w:id="448" w:author="Microsoft account" w:date="2022-08-07T14:45:00Z"/>
              <w:rFonts w:ascii="Arial" w:hAnsi="Arial" w:cs="Arial"/>
              <w:lang w:val="en-US"/>
            </w:rPr>
          </w:rPrChange>
        </w:rPr>
      </w:pPr>
      <w:del w:id="449" w:author="Microsoft account" w:date="2022-08-07T14:45:00Z">
        <w:r w:rsidRPr="00E47F12" w:rsidDel="00217C7B">
          <w:rPr>
            <w:rFonts w:ascii="Arial" w:hAnsi="Arial" w:cs="Arial"/>
            <w:color w:val="FF0000"/>
            <w:lang w:val="en-US"/>
            <w:rPrChange w:id="450" w:author="Microsoft account" w:date="2022-08-07T14:47:00Z">
              <w:rPr>
                <w:rFonts w:ascii="Arial" w:hAnsi="Arial" w:cs="Arial"/>
                <w:lang w:val="en-US"/>
              </w:rPr>
            </w:rPrChange>
          </w:rPr>
          <w:delText xml:space="preserve">Given the results of our maximum demand usage prediction model, we can confirm that the underlying relationship existing between the </w:delText>
        </w:r>
        <w:r w:rsidRPr="00E47F12" w:rsidDel="00217C7B">
          <w:rPr>
            <w:rFonts w:ascii="Arial" w:hAnsi="Arial" w:cs="Arial"/>
            <w:color w:val="FF0000"/>
            <w:highlight w:val="yellow"/>
            <w:lang w:val="en-US"/>
            <w:rPrChange w:id="451"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452" w:author="Microsoft account" w:date="2022-08-07T14:47:00Z">
              <w:rPr>
                <w:rFonts w:ascii="Arial" w:hAnsi="Arial" w:cs="Arial"/>
                <w:lang w:val="en-US"/>
              </w:rPr>
            </w:rPrChange>
          </w:rPr>
          <w:delText xml:space="preserve"> and the </w:delText>
        </w:r>
        <w:r w:rsidRPr="00E47F12" w:rsidDel="00217C7B">
          <w:rPr>
            <w:rFonts w:ascii="Arial" w:hAnsi="Arial" w:cs="Arial"/>
            <w:color w:val="FF0000"/>
            <w:highlight w:val="yellow"/>
            <w:lang w:val="en-US"/>
            <w:rPrChange w:id="453" w:author="Microsoft account" w:date="2022-08-07T14:47:00Z">
              <w:rPr>
                <w:rFonts w:ascii="Arial" w:hAnsi="Arial" w:cs="Arial"/>
                <w:highlight w:val="yellow"/>
                <w:lang w:val="en-US"/>
              </w:rPr>
            </w:rPrChange>
          </w:rPr>
          <w:delText>demand</w:delText>
        </w:r>
        <w:r w:rsidRPr="00E47F12" w:rsidDel="00217C7B">
          <w:rPr>
            <w:rFonts w:ascii="Arial" w:hAnsi="Arial" w:cs="Arial"/>
            <w:color w:val="FF0000"/>
            <w:lang w:val="en-US"/>
            <w:rPrChange w:id="454" w:author="Microsoft account" w:date="2022-08-07T14:47:00Z">
              <w:rPr>
                <w:rFonts w:ascii="Arial" w:hAnsi="Arial" w:cs="Arial"/>
                <w:lang w:val="en-US"/>
              </w:rPr>
            </w:rPrChange>
          </w:rPr>
          <w:delText xml:space="preserve"> is somewhat </w:delText>
        </w:r>
        <w:r w:rsidRPr="00E47F12" w:rsidDel="00217C7B">
          <w:rPr>
            <w:rFonts w:ascii="Arial" w:hAnsi="Arial" w:cs="Arial"/>
            <w:color w:val="FF0000"/>
            <w:highlight w:val="yellow"/>
            <w:lang w:val="en-US"/>
            <w:rPrChange w:id="455" w:author="Microsoft account" w:date="2022-08-07T14:47:00Z">
              <w:rPr>
                <w:rFonts w:ascii="Arial" w:hAnsi="Arial" w:cs="Arial"/>
                <w:highlight w:val="yellow"/>
                <w:lang w:val="en-US"/>
              </w:rPr>
            </w:rPrChange>
          </w:rPr>
          <w:delText>linear</w:delText>
        </w:r>
        <w:r w:rsidRPr="00E47F12" w:rsidDel="00217C7B">
          <w:rPr>
            <w:rFonts w:ascii="Arial" w:hAnsi="Arial" w:cs="Arial"/>
            <w:color w:val="FF0000"/>
            <w:lang w:val="en-US"/>
            <w:rPrChange w:id="456" w:author="Microsoft account" w:date="2022-08-07T14:47:00Z">
              <w:rPr>
                <w:rFonts w:ascii="Arial" w:hAnsi="Arial" w:cs="Arial"/>
                <w:lang w:val="en-US"/>
              </w:rPr>
            </w:rPrChange>
          </w:rPr>
          <w:delText xml:space="preserve">. </w:delText>
        </w:r>
        <w:r w:rsidRPr="00E47F12" w:rsidDel="00217C7B">
          <w:rPr>
            <w:rFonts w:ascii="Arial" w:hAnsi="Arial" w:cs="Arial"/>
            <w:color w:val="FF0000"/>
            <w:lang w:val="en-US"/>
            <w:rPrChange w:id="457" w:author="Microsoft account" w:date="2022-08-07T14:47:00Z">
              <w:rPr>
                <w:rFonts w:ascii="Arial" w:hAnsi="Arial" w:cs="Arial"/>
                <w:color w:val="000000" w:themeColor="text1"/>
                <w:lang w:val="en-US"/>
              </w:rPr>
            </w:rPrChange>
          </w:rPr>
          <w:delText>The r</w:delText>
        </w:r>
        <w:r w:rsidRPr="00E47F12" w:rsidDel="00217C7B">
          <w:rPr>
            <w:rFonts w:ascii="Arial" w:hAnsi="Arial" w:cs="Arial"/>
            <w:color w:val="FF0000"/>
            <w:vertAlign w:val="superscript"/>
            <w:lang w:val="en-US"/>
            <w:rPrChange w:id="458" w:author="Microsoft account" w:date="2022-08-07T14:47:00Z">
              <w:rPr>
                <w:rFonts w:ascii="Arial" w:hAnsi="Arial" w:cs="Arial"/>
                <w:color w:val="000000" w:themeColor="text1"/>
                <w:vertAlign w:val="superscript"/>
                <w:lang w:val="en-US"/>
              </w:rPr>
            </w:rPrChange>
          </w:rPr>
          <w:delText>2</w:delText>
        </w:r>
        <w:r w:rsidRPr="00E47F12" w:rsidDel="00217C7B">
          <w:rPr>
            <w:rFonts w:ascii="Arial" w:hAnsi="Arial" w:cs="Arial"/>
            <w:color w:val="FF0000"/>
            <w:lang w:val="en-US"/>
            <w:rPrChange w:id="459" w:author="Microsoft account" w:date="2022-08-07T14:47:00Z">
              <w:rPr>
                <w:rFonts w:ascii="Arial" w:hAnsi="Arial" w:cs="Arial"/>
                <w:color w:val="000000" w:themeColor="text1"/>
                <w:lang w:val="en-US"/>
              </w:rPr>
            </w:rPrChange>
          </w:rPr>
          <w:delText xml:space="preserve"> score for this model indicates that some but not all of the variation in the </w:delText>
        </w:r>
        <w:r w:rsidRPr="00E47F12" w:rsidDel="00217C7B">
          <w:rPr>
            <w:rFonts w:ascii="Arial" w:hAnsi="Arial" w:cs="Arial"/>
            <w:color w:val="FF0000"/>
            <w:highlight w:val="yellow"/>
            <w:lang w:val="en-US"/>
            <w:rPrChange w:id="460" w:author="Microsoft account" w:date="2022-08-07T14:47:00Z">
              <w:rPr>
                <w:rFonts w:ascii="Arial" w:hAnsi="Arial" w:cs="Arial"/>
                <w:color w:val="000000" w:themeColor="text1"/>
                <w:highlight w:val="yellow"/>
                <w:lang w:val="en-US"/>
              </w:rPr>
            </w:rPrChange>
          </w:rPr>
          <w:delText>demand</w:delText>
        </w:r>
        <w:r w:rsidRPr="00E47F12" w:rsidDel="00217C7B">
          <w:rPr>
            <w:rFonts w:ascii="Arial" w:hAnsi="Arial" w:cs="Arial"/>
            <w:color w:val="FF0000"/>
            <w:lang w:val="en-US"/>
            <w:rPrChange w:id="461" w:author="Microsoft account" w:date="2022-08-07T14:47:00Z">
              <w:rPr>
                <w:rFonts w:ascii="Arial" w:hAnsi="Arial" w:cs="Arial"/>
                <w:color w:val="000000" w:themeColor="text1"/>
                <w:lang w:val="en-US"/>
              </w:rPr>
            </w:rPrChange>
          </w:rPr>
          <w:delText xml:space="preserve"> is explained by variation in the </w:delText>
        </w:r>
        <w:r w:rsidRPr="00E47F12" w:rsidDel="00217C7B">
          <w:rPr>
            <w:rFonts w:ascii="Arial" w:hAnsi="Arial" w:cs="Arial"/>
            <w:color w:val="FF0000"/>
            <w:highlight w:val="yellow"/>
            <w:lang w:val="en-US"/>
            <w:rPrChange w:id="462" w:author="Microsoft account" w:date="2022-08-07T14:47:00Z">
              <w:rPr>
                <w:rFonts w:ascii="Arial" w:hAnsi="Arial" w:cs="Arial"/>
                <w:color w:val="000000" w:themeColor="text1"/>
                <w:highlight w:val="yellow"/>
                <w:lang w:val="en-US"/>
              </w:rPr>
            </w:rPrChange>
          </w:rPr>
          <w:delText>minimum temperature</w:delText>
        </w:r>
        <w:r w:rsidRPr="00E47F12" w:rsidDel="00217C7B">
          <w:rPr>
            <w:rFonts w:ascii="Arial" w:hAnsi="Arial" w:cs="Arial"/>
            <w:color w:val="FF0000"/>
            <w:lang w:val="en-US"/>
            <w:rPrChange w:id="463" w:author="Microsoft account" w:date="2022-08-07T14:47:00Z">
              <w:rPr>
                <w:rFonts w:ascii="Arial" w:hAnsi="Arial" w:cs="Arial"/>
                <w:color w:val="000000" w:themeColor="text1"/>
                <w:lang w:val="en-US"/>
              </w:rPr>
            </w:rPrChange>
          </w:rPr>
          <w:delText xml:space="preserve">. </w:delText>
        </w:r>
      </w:del>
    </w:p>
    <w:p w14:paraId="3F849D93" w14:textId="65CBEA24" w:rsidR="00C2065C" w:rsidRPr="00E47F12" w:rsidDel="00217C7B" w:rsidRDefault="00C2065C" w:rsidP="00C2065C">
      <w:pPr>
        <w:spacing w:after="0" w:line="240" w:lineRule="auto"/>
        <w:jc w:val="both"/>
        <w:rPr>
          <w:del w:id="464" w:author="Microsoft account" w:date="2022-08-07T14:45:00Z"/>
          <w:rFonts w:ascii="Arial" w:hAnsi="Arial" w:cs="Arial"/>
          <w:b/>
          <w:bCs/>
          <w:color w:val="FF0000"/>
          <w:lang w:val="en-US"/>
          <w:rPrChange w:id="465" w:author="Microsoft account" w:date="2022-08-07T14:47:00Z">
            <w:rPr>
              <w:del w:id="466" w:author="Microsoft account" w:date="2022-08-07T14:45:00Z"/>
              <w:rFonts w:ascii="Arial" w:hAnsi="Arial" w:cs="Arial"/>
              <w:b/>
              <w:bCs/>
              <w:lang w:val="en-US"/>
            </w:rPr>
          </w:rPrChange>
        </w:rPr>
      </w:pPr>
    </w:p>
    <w:p w14:paraId="5D9DDF0A" w14:textId="48F65A2D" w:rsidR="00C2065C" w:rsidRPr="00E47F12" w:rsidDel="00217C7B" w:rsidRDefault="00C2065C" w:rsidP="00C2065C">
      <w:pPr>
        <w:spacing w:after="0" w:line="240" w:lineRule="auto"/>
        <w:jc w:val="both"/>
        <w:rPr>
          <w:del w:id="467" w:author="Microsoft account" w:date="2022-08-07T14:45:00Z"/>
          <w:rFonts w:ascii="Arial" w:hAnsi="Arial" w:cs="Arial"/>
          <w:color w:val="FF0000"/>
          <w:lang w:val="en-US"/>
          <w:rPrChange w:id="468" w:author="Microsoft account" w:date="2022-08-07T14:47:00Z">
            <w:rPr>
              <w:del w:id="469" w:author="Microsoft account" w:date="2022-08-07T14:45:00Z"/>
              <w:rFonts w:ascii="Arial" w:hAnsi="Arial" w:cs="Arial"/>
              <w:lang w:val="en-US"/>
            </w:rPr>
          </w:rPrChange>
        </w:rPr>
      </w:pPr>
      <w:del w:id="470" w:author="Microsoft account" w:date="2022-08-07T14:45:00Z">
        <w:r w:rsidRPr="00E47F12" w:rsidDel="00217C7B">
          <w:rPr>
            <w:rFonts w:ascii="Arial" w:hAnsi="Arial" w:cs="Arial"/>
            <w:color w:val="FF0000"/>
            <w:lang w:val="en-US"/>
            <w:rPrChange w:id="471" w:author="Microsoft account" w:date="2022-08-07T14:47:00Z">
              <w:rPr>
                <w:rFonts w:ascii="Arial" w:hAnsi="Arial" w:cs="Arial"/>
                <w:lang w:val="en-US"/>
              </w:rPr>
            </w:rPrChange>
          </w:rPr>
          <w:delTex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prediction model, it seems that the </w:delText>
        </w:r>
        <w:r w:rsidRPr="00E47F12" w:rsidDel="00217C7B">
          <w:rPr>
            <w:rFonts w:ascii="Arial" w:hAnsi="Arial" w:cs="Arial"/>
            <w:color w:val="FF0000"/>
            <w:highlight w:val="yellow"/>
            <w:lang w:val="en-US"/>
            <w:rPrChange w:id="472"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473" w:author="Microsoft account" w:date="2022-08-07T14:47:00Z">
              <w:rPr>
                <w:rFonts w:ascii="Arial" w:hAnsi="Arial" w:cs="Arial"/>
                <w:lang w:val="en-US"/>
              </w:rPr>
            </w:rPrChange>
          </w:rPr>
          <w:delText xml:space="preserve"> is the most valuable predictor of the price category. </w:delText>
        </w:r>
      </w:del>
    </w:p>
    <w:p w14:paraId="304E78C9" w14:textId="1F81F825" w:rsidR="00385907" w:rsidRPr="00E47F12" w:rsidRDefault="00385907" w:rsidP="00E71CE1">
      <w:pPr>
        <w:spacing w:after="0" w:line="240" w:lineRule="auto"/>
        <w:ind w:left="720"/>
        <w:jc w:val="both"/>
        <w:rPr>
          <w:rFonts w:ascii="Arial" w:hAnsi="Arial" w:cs="Arial"/>
          <w:color w:val="FF0000"/>
          <w:lang w:val="en-US"/>
          <w:rPrChange w:id="474" w:author="Microsoft account" w:date="2022-08-07T14:47:00Z">
            <w:rPr>
              <w:rFonts w:ascii="Arial" w:hAnsi="Arial" w:cs="Arial"/>
              <w:lang w:val="en-US"/>
            </w:rPr>
          </w:rPrChange>
        </w:rPr>
      </w:pPr>
    </w:p>
    <w:p w14:paraId="1396D363" w14:textId="717BC126" w:rsidR="00E71CE1" w:rsidRPr="00E47F12" w:rsidRDefault="00E71CE1" w:rsidP="00E71CE1">
      <w:pPr>
        <w:spacing w:after="0" w:line="240" w:lineRule="auto"/>
        <w:ind w:left="720"/>
        <w:jc w:val="both"/>
        <w:rPr>
          <w:rFonts w:ascii="Arial" w:hAnsi="Arial" w:cs="Arial"/>
          <w:b/>
          <w:bCs/>
          <w:color w:val="FF0000"/>
          <w:lang w:val="en-US"/>
          <w:rPrChange w:id="475" w:author="Microsoft account" w:date="2022-08-07T14:47:00Z">
            <w:rPr>
              <w:rFonts w:ascii="Arial" w:hAnsi="Arial" w:cs="Arial"/>
              <w:b/>
              <w:bCs/>
              <w:lang w:val="en-US"/>
            </w:rPr>
          </w:rPrChange>
        </w:rPr>
      </w:pPr>
      <w:r w:rsidRPr="00E47F12">
        <w:rPr>
          <w:rFonts w:ascii="Arial" w:hAnsi="Arial" w:cs="Arial"/>
          <w:b/>
          <w:bCs/>
          <w:color w:val="FF0000"/>
          <w:lang w:val="en-US"/>
          <w:rPrChange w:id="476" w:author="Microsoft account" w:date="2022-08-07T14:47:00Z">
            <w:rPr>
              <w:rFonts w:ascii="Arial" w:hAnsi="Arial" w:cs="Arial"/>
              <w:b/>
              <w:bCs/>
              <w:lang w:val="en-US"/>
            </w:rPr>
          </w:rPrChange>
        </w:rPr>
        <w:t>5.5. Why are your results significant and valuable?</w:t>
      </w:r>
    </w:p>
    <w:p w14:paraId="3E46FFAC" w14:textId="77777777" w:rsidR="00385907" w:rsidRPr="00E47F12" w:rsidRDefault="00385907" w:rsidP="00E71CE1">
      <w:pPr>
        <w:spacing w:after="0" w:line="240" w:lineRule="auto"/>
        <w:ind w:left="720"/>
        <w:jc w:val="both"/>
        <w:rPr>
          <w:rFonts w:ascii="Arial" w:hAnsi="Arial" w:cs="Arial"/>
          <w:color w:val="FF0000"/>
          <w:lang w:val="en-US"/>
          <w:rPrChange w:id="477" w:author="Microsoft account" w:date="2022-08-07T14:47:00Z">
            <w:rPr>
              <w:rFonts w:ascii="Arial" w:hAnsi="Arial" w:cs="Arial"/>
              <w:lang w:val="en-US"/>
            </w:rPr>
          </w:rPrChange>
        </w:rPr>
      </w:pPr>
    </w:p>
    <w:p w14:paraId="1C38493F" w14:textId="2E5B6C82" w:rsidR="00E71CE1" w:rsidRPr="00E47F12" w:rsidRDefault="00E71CE1" w:rsidP="00E71CE1">
      <w:pPr>
        <w:spacing w:after="0" w:line="240" w:lineRule="auto"/>
        <w:ind w:left="720"/>
        <w:jc w:val="both"/>
        <w:rPr>
          <w:rFonts w:ascii="Arial" w:hAnsi="Arial" w:cs="Arial"/>
          <w:b/>
          <w:bCs/>
          <w:color w:val="FF0000"/>
          <w:lang w:val="en-US"/>
          <w:rPrChange w:id="478" w:author="Microsoft account" w:date="2022-08-07T14:47:00Z">
            <w:rPr>
              <w:rFonts w:ascii="Arial" w:hAnsi="Arial" w:cs="Arial"/>
              <w:b/>
              <w:bCs/>
              <w:lang w:val="en-US"/>
            </w:rPr>
          </w:rPrChange>
        </w:rPr>
      </w:pPr>
      <w:r w:rsidRPr="00E47F12">
        <w:rPr>
          <w:rFonts w:ascii="Arial" w:hAnsi="Arial" w:cs="Arial"/>
          <w:b/>
          <w:bCs/>
          <w:color w:val="FF0000"/>
          <w:lang w:val="en-US"/>
          <w:rPrChange w:id="479" w:author="Microsoft account" w:date="2022-08-07T14:47:00Z">
            <w:rPr>
              <w:rFonts w:ascii="Arial" w:hAnsi="Arial" w:cs="Arial"/>
              <w:b/>
              <w:bCs/>
              <w:lang w:val="en-US"/>
            </w:rPr>
          </w:rPrChange>
        </w:rPr>
        <w:t>5.6. What are the limitations of your results and how can the project be improved for future?</w:t>
      </w:r>
    </w:p>
    <w:p w14:paraId="252D469C" w14:textId="5B7A4BE9" w:rsidR="001F1252" w:rsidDel="00E47F12" w:rsidRDefault="001F1252" w:rsidP="001F1252">
      <w:pPr>
        <w:spacing w:after="0" w:line="240" w:lineRule="auto"/>
        <w:jc w:val="both"/>
        <w:rPr>
          <w:del w:id="480" w:author="Microsoft account" w:date="2022-08-07T14:46:00Z"/>
          <w:rFonts w:ascii="Arial" w:hAnsi="Arial" w:cs="Arial"/>
          <w:lang w:val="en-US"/>
        </w:rPr>
      </w:pPr>
    </w:p>
    <w:p w14:paraId="225F7915" w14:textId="4B2E0AFD" w:rsidR="00A35C8A" w:rsidDel="00E47F12" w:rsidRDefault="00A35C8A" w:rsidP="00A35C8A">
      <w:pPr>
        <w:spacing w:after="0" w:line="240" w:lineRule="auto"/>
        <w:jc w:val="both"/>
        <w:rPr>
          <w:del w:id="481" w:author="Microsoft account" w:date="2022-08-07T14:46:00Z"/>
          <w:rFonts w:ascii="Arial" w:hAnsi="Arial" w:cs="Arial"/>
          <w:lang w:val="en-US"/>
        </w:rPr>
      </w:pPr>
      <w:del w:id="482" w:author="Microsoft account" w:date="2022-08-07T14:46:00Z">
        <w:r w:rsidDel="00E47F12">
          <w:rPr>
            <w:rFonts w:ascii="Arial" w:hAnsi="Arial" w:cs="Arial"/>
            <w:lang w:val="en-US"/>
          </w:rPr>
          <w:delText>The models can be improved by feature selection.</w:delText>
        </w:r>
        <w:r w:rsidR="006230F9" w:rsidDel="00E47F12">
          <w:rPr>
            <w:rFonts w:ascii="Arial" w:hAnsi="Arial" w:cs="Arial"/>
            <w:lang w:val="en-US"/>
          </w:rPr>
          <w:delText xml:space="preserve"> Also, using different random states, k neighbour values</w:delText>
        </w:r>
        <w:r w:rsidR="00D94B05" w:rsidDel="00E47F12">
          <w:rPr>
            <w:rFonts w:ascii="Arial" w:hAnsi="Arial" w:cs="Arial"/>
            <w:lang w:val="en-US"/>
          </w:rPr>
          <w:delText>,</w:delText>
        </w:r>
        <w:r w:rsidR="006230F9" w:rsidDel="00E47F12">
          <w:rPr>
            <w:rFonts w:ascii="Arial" w:hAnsi="Arial" w:cs="Arial"/>
            <w:lang w:val="en-US"/>
          </w:rPr>
          <w:delText xml:space="preserve"> k-folds </w:delText>
        </w:r>
        <w:r w:rsidR="00D94B05" w:rsidDel="00E47F12">
          <w:rPr>
            <w:rFonts w:ascii="Arial" w:hAnsi="Arial" w:cs="Arial"/>
            <w:lang w:val="en-US"/>
          </w:rPr>
          <w:delText xml:space="preserve">and train/test splits </w:delText>
        </w:r>
        <w:r w:rsidR="006230F9" w:rsidDel="00E47F12">
          <w:rPr>
            <w:rFonts w:ascii="Arial" w:hAnsi="Arial" w:cs="Arial"/>
            <w:lang w:val="en-US"/>
          </w:rPr>
          <w:delText xml:space="preserve">will </w:delText>
        </w:r>
        <w:r w:rsidR="00C00895" w:rsidDel="00E47F12">
          <w:rPr>
            <w:rFonts w:ascii="Arial" w:hAnsi="Arial" w:cs="Arial"/>
            <w:lang w:val="en-US"/>
          </w:rPr>
          <w:delText>result</w:delText>
        </w:r>
        <w:r w:rsidR="006230F9" w:rsidDel="00E47F12">
          <w:rPr>
            <w:rFonts w:ascii="Arial" w:hAnsi="Arial" w:cs="Arial"/>
            <w:lang w:val="en-US"/>
          </w:rPr>
          <w:delText xml:space="preserve"> to different accuracy scores.  </w:delText>
        </w:r>
      </w:del>
    </w:p>
    <w:p w14:paraId="023BE958" w14:textId="40685A10" w:rsidR="000A64AC" w:rsidDel="00E47F12" w:rsidRDefault="000A64AC" w:rsidP="00A35C8A">
      <w:pPr>
        <w:spacing w:after="0" w:line="240" w:lineRule="auto"/>
        <w:jc w:val="both"/>
        <w:rPr>
          <w:del w:id="483" w:author="Microsoft account" w:date="2022-08-07T14:46:00Z"/>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77777777" w:rsidR="007D5959" w:rsidRDefault="007D5959" w:rsidP="00A35C8A">
      <w:pPr>
        <w:spacing w:after="0" w:line="240" w:lineRule="auto"/>
        <w:jc w:val="both"/>
        <w:rPr>
          <w:rFonts w:ascii="Arial" w:hAnsi="Arial" w:cs="Arial"/>
          <w:b/>
          <w:bCs/>
          <w:color w:val="FF0000"/>
          <w:lang w:val="en-US"/>
        </w:rPr>
      </w:pPr>
    </w:p>
    <w:p w14:paraId="204BB7D0" w14:textId="41728640" w:rsidR="000A64AC" w:rsidRPr="000E5250" w:rsidRDefault="00786F08" w:rsidP="00A35C8A">
      <w:pPr>
        <w:spacing w:after="0" w:line="240" w:lineRule="auto"/>
        <w:jc w:val="both"/>
        <w:rPr>
          <w:rFonts w:ascii="Arial" w:hAnsi="Arial" w:cs="Arial"/>
          <w:b/>
          <w:bCs/>
          <w:color w:val="FF0000"/>
          <w:lang w:val="en-US"/>
        </w:rPr>
      </w:pPr>
      <w:r>
        <w:rPr>
          <w:rFonts w:ascii="Arial" w:hAnsi="Arial" w:cs="Arial"/>
          <w:b/>
          <w:bCs/>
          <w:color w:val="FF0000"/>
          <w:lang w:val="en-US"/>
        </w:rPr>
        <w:t xml:space="preserve">NOTES FOR THE </w:t>
      </w:r>
      <w:r w:rsidR="000A64AC" w:rsidRPr="000E5250">
        <w:rPr>
          <w:rFonts w:ascii="Arial" w:hAnsi="Arial" w:cs="Arial"/>
          <w:b/>
          <w:bCs/>
          <w:color w:val="FF0000"/>
          <w:lang w:val="en-US"/>
        </w:rPr>
        <w:t>GROUP (Please remove this portion before submitting it)</w:t>
      </w:r>
      <w:r w:rsidR="00C74540">
        <w:rPr>
          <w:rFonts w:ascii="Arial" w:hAnsi="Arial" w:cs="Arial"/>
          <w:b/>
          <w:bCs/>
          <w:color w:val="FF0000"/>
          <w:lang w:val="en-US"/>
        </w:rPr>
        <w:t>:</w:t>
      </w:r>
    </w:p>
    <w:p w14:paraId="15FA18AA" w14:textId="335D5313" w:rsidR="00F54EDA"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4CD0CE88" w:rsidR="00CA32A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I think we can get rid of part 5 – Discussions as it has already been</w:t>
      </w:r>
      <w:r w:rsidR="004F3710">
        <w:rPr>
          <w:rFonts w:ascii="Arial" w:hAnsi="Arial" w:cs="Arial"/>
          <w:color w:val="FF0000"/>
          <w:lang w:val="en-US"/>
        </w:rPr>
        <w:t>/can be</w:t>
      </w:r>
      <w:r w:rsidRPr="00CA38E7">
        <w:rPr>
          <w:rFonts w:ascii="Arial" w:hAnsi="Arial" w:cs="Arial"/>
          <w:color w:val="FF0000"/>
          <w:lang w:val="en-US"/>
        </w:rPr>
        <w:t xml:space="preserve"> discussed in parts 1 – 4. </w:t>
      </w:r>
      <w:r w:rsidR="0017508A">
        <w:rPr>
          <w:rFonts w:ascii="Arial" w:hAnsi="Arial" w:cs="Arial"/>
          <w:color w:val="FF0000"/>
          <w:lang w:val="en-US"/>
        </w:rPr>
        <w:t xml:space="preserve">Remember that the limit for this report is 2000 words. </w:t>
      </w:r>
    </w:p>
    <w:p w14:paraId="6FF46682" w14:textId="4C26318A" w:rsidR="00272813" w:rsidRDefault="00272813" w:rsidP="00A35C8A">
      <w:pPr>
        <w:spacing w:after="0" w:line="240" w:lineRule="auto"/>
        <w:jc w:val="both"/>
        <w:rPr>
          <w:rFonts w:ascii="Arial" w:hAnsi="Arial" w:cs="Arial"/>
          <w:color w:val="FF0000"/>
          <w:lang w:val="en-US"/>
        </w:rPr>
      </w:pPr>
      <w:r>
        <w:rPr>
          <w:rFonts w:ascii="Arial" w:hAnsi="Arial" w:cs="Arial"/>
          <w:color w:val="FF0000"/>
          <w:lang w:val="en-US"/>
        </w:rPr>
        <w:t xml:space="preserve">Please add plots for </w:t>
      </w:r>
      <w:proofErr w:type="spellStart"/>
      <w:r>
        <w:rPr>
          <w:rFonts w:ascii="Arial" w:hAnsi="Arial" w:cs="Arial"/>
          <w:color w:val="FF0000"/>
          <w:lang w:val="en-US"/>
        </w:rPr>
        <w:t>knn</w:t>
      </w:r>
      <w:proofErr w:type="spellEnd"/>
      <w:r>
        <w:rPr>
          <w:rFonts w:ascii="Arial" w:hAnsi="Arial" w:cs="Arial"/>
          <w:color w:val="FF0000"/>
          <w:lang w:val="en-US"/>
        </w:rPr>
        <w:t xml:space="preserve"> and linear regression once available.</w:t>
      </w:r>
    </w:p>
    <w:p w14:paraId="47E9A32D" w14:textId="1CB05A2E" w:rsidR="0051462C" w:rsidRDefault="0051462C" w:rsidP="00A35C8A">
      <w:pPr>
        <w:spacing w:after="0" w:line="240" w:lineRule="auto"/>
        <w:jc w:val="both"/>
        <w:rPr>
          <w:rFonts w:ascii="Arial" w:hAnsi="Arial" w:cs="Arial"/>
          <w:color w:val="FF0000"/>
          <w:lang w:val="en-US"/>
        </w:rPr>
      </w:pPr>
      <w:r>
        <w:rPr>
          <w:rFonts w:ascii="Arial" w:hAnsi="Arial" w:cs="Arial"/>
          <w:color w:val="FF0000"/>
          <w:lang w:val="en-US"/>
        </w:rPr>
        <w:t>Please ensure we have this word doc plus supporting files zipped in 1 folder, to be submitted before 11:59 pm</w:t>
      </w:r>
      <w:r w:rsidR="00F63A1D">
        <w:rPr>
          <w:rFonts w:ascii="Arial" w:hAnsi="Arial" w:cs="Arial"/>
          <w:color w:val="FF0000"/>
          <w:lang w:val="en-US"/>
        </w:rPr>
        <w:t xml:space="preserve">, </w:t>
      </w:r>
      <w:r>
        <w:rPr>
          <w:rFonts w:ascii="Arial" w:hAnsi="Arial" w:cs="Arial"/>
          <w:color w:val="FF0000"/>
          <w:lang w:val="en-US"/>
        </w:rPr>
        <w:t>7</w:t>
      </w:r>
      <w:r w:rsidRPr="0051462C">
        <w:rPr>
          <w:rFonts w:ascii="Arial" w:hAnsi="Arial" w:cs="Arial"/>
          <w:color w:val="FF0000"/>
          <w:vertAlign w:val="superscript"/>
          <w:lang w:val="en-US"/>
        </w:rPr>
        <w:t>th</w:t>
      </w:r>
      <w:r>
        <w:rPr>
          <w:rFonts w:ascii="Arial" w:hAnsi="Arial" w:cs="Arial"/>
          <w:color w:val="FF0000"/>
          <w:lang w:val="en-US"/>
        </w:rPr>
        <w:t xml:space="preserve"> of Aug.</w:t>
      </w:r>
      <w:r w:rsidR="0013568A">
        <w:rPr>
          <w:rFonts w:ascii="Arial" w:hAnsi="Arial" w:cs="Arial"/>
          <w:color w:val="FF0000"/>
          <w:lang w:val="en-US"/>
        </w:rPr>
        <w:t xml:space="preserve"> You may choose to print the </w:t>
      </w:r>
      <w:r w:rsidR="00933F79">
        <w:rPr>
          <w:rFonts w:ascii="Arial" w:hAnsi="Arial" w:cs="Arial"/>
          <w:color w:val="FF0000"/>
          <w:lang w:val="en-US"/>
        </w:rPr>
        <w:t xml:space="preserve">final </w:t>
      </w:r>
      <w:r w:rsidR="0013568A">
        <w:rPr>
          <w:rFonts w:ascii="Arial" w:hAnsi="Arial" w:cs="Arial"/>
          <w:color w:val="FF0000"/>
          <w:lang w:val="en-US"/>
        </w:rPr>
        <w:t xml:space="preserve">word doc </w:t>
      </w:r>
      <w:r w:rsidR="00933F79">
        <w:rPr>
          <w:rFonts w:ascii="Arial" w:hAnsi="Arial" w:cs="Arial"/>
          <w:color w:val="FF0000"/>
          <w:lang w:val="en-US"/>
        </w:rPr>
        <w:t xml:space="preserve">report </w:t>
      </w:r>
      <w:r w:rsidR="0013568A">
        <w:rPr>
          <w:rFonts w:ascii="Arial" w:hAnsi="Arial" w:cs="Arial"/>
          <w:color w:val="FF0000"/>
          <w:lang w:val="en-US"/>
        </w:rPr>
        <w:t>as pdf, so it can’t be changed by anyone (</w:t>
      </w:r>
      <w:r w:rsidR="006F4921">
        <w:rPr>
          <w:rFonts w:ascii="Arial" w:hAnsi="Arial" w:cs="Arial"/>
          <w:color w:val="FF0000"/>
          <w:lang w:val="en-US"/>
        </w:rPr>
        <w:t>A</w:t>
      </w:r>
      <w:r w:rsidR="0013568A">
        <w:rPr>
          <w:rFonts w:ascii="Arial" w:hAnsi="Arial" w:cs="Arial"/>
          <w:color w:val="FF0000"/>
          <w:lang w:val="en-US"/>
        </w:rPr>
        <w:t>ssuming no one will want to do so using pdf editor).</w:t>
      </w:r>
    </w:p>
    <w:p w14:paraId="0CD82DE7" w14:textId="085D62FF" w:rsidR="00C33944" w:rsidRPr="00CA38E7" w:rsidRDefault="00C33944" w:rsidP="00A35C8A">
      <w:pPr>
        <w:spacing w:after="0" w:line="240" w:lineRule="auto"/>
        <w:jc w:val="both"/>
        <w:rPr>
          <w:rFonts w:ascii="Arial" w:hAnsi="Arial" w:cs="Arial"/>
          <w:color w:val="FF0000"/>
          <w:lang w:val="en-US"/>
        </w:rPr>
      </w:pPr>
      <w:r>
        <w:rPr>
          <w:rFonts w:ascii="Arial" w:hAnsi="Arial" w:cs="Arial"/>
          <w:color w:val="FF0000"/>
          <w:lang w:val="en-US"/>
        </w:rPr>
        <w:t>Great effort, team</w:t>
      </w:r>
      <w:r w:rsidR="001752C5">
        <w:rPr>
          <w:rFonts w:ascii="Arial" w:hAnsi="Arial" w:cs="Arial"/>
          <w:color w:val="FF0000"/>
          <w:lang w:val="en-US"/>
        </w:rPr>
        <w:t>!</w:t>
      </w:r>
      <w:r>
        <w:rPr>
          <w:rFonts w:ascii="Arial" w:hAnsi="Arial" w:cs="Arial"/>
          <w:color w:val="FF0000"/>
          <w:lang w:val="en-US"/>
        </w:rPr>
        <w:t xml:space="preserve"> Thank you! </w:t>
      </w:r>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575FC" w14:textId="77777777" w:rsidR="00A65DD7" w:rsidRDefault="00A65DD7" w:rsidP="009517FB">
      <w:pPr>
        <w:spacing w:after="0" w:line="240" w:lineRule="auto"/>
      </w:pPr>
      <w:r>
        <w:separator/>
      </w:r>
    </w:p>
  </w:endnote>
  <w:endnote w:type="continuationSeparator" w:id="0">
    <w:p w14:paraId="01837608" w14:textId="77777777" w:rsidR="00A65DD7" w:rsidRDefault="00A65DD7"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16"/>
        <w:szCs w:val="16"/>
      </w:rPr>
      <w:id w:val="186309012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47F12">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47F12">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6B553" w14:textId="77777777" w:rsidR="00A65DD7" w:rsidRDefault="00A65DD7" w:rsidP="009517FB">
      <w:pPr>
        <w:spacing w:after="0" w:line="240" w:lineRule="auto"/>
      </w:pPr>
      <w:r>
        <w:separator/>
      </w:r>
    </w:p>
  </w:footnote>
  <w:footnote w:type="continuationSeparator" w:id="0">
    <w:p w14:paraId="0D3B4BF8" w14:textId="77777777" w:rsidR="00A65DD7" w:rsidRDefault="00A65DD7" w:rsidP="009517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8"/>
  </w:num>
  <w:num w:numId="5">
    <w:abstractNumId w:val="5"/>
  </w:num>
  <w:num w:numId="6">
    <w:abstractNumId w:val="1"/>
  </w:num>
  <w:num w:numId="7">
    <w:abstractNumId w:val="3"/>
  </w:num>
  <w:num w:numId="8">
    <w:abstractNumId w:val="7"/>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72033fac16a9a9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98E"/>
    <w:rsid w:val="00000E13"/>
    <w:rsid w:val="00012F77"/>
    <w:rsid w:val="00015169"/>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7C56"/>
    <w:rsid w:val="000A253F"/>
    <w:rsid w:val="000A42F9"/>
    <w:rsid w:val="000A4F4E"/>
    <w:rsid w:val="000A64AC"/>
    <w:rsid w:val="000A64D2"/>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17C7B"/>
    <w:rsid w:val="00224778"/>
    <w:rsid w:val="00227921"/>
    <w:rsid w:val="002339E9"/>
    <w:rsid w:val="00245E45"/>
    <w:rsid w:val="00251799"/>
    <w:rsid w:val="002541D5"/>
    <w:rsid w:val="0025521E"/>
    <w:rsid w:val="0025587C"/>
    <w:rsid w:val="002643A8"/>
    <w:rsid w:val="002651BB"/>
    <w:rsid w:val="002702C2"/>
    <w:rsid w:val="00272813"/>
    <w:rsid w:val="00272AEE"/>
    <w:rsid w:val="00280F96"/>
    <w:rsid w:val="002813C6"/>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21A3"/>
    <w:rsid w:val="00306E4E"/>
    <w:rsid w:val="00320021"/>
    <w:rsid w:val="0032469A"/>
    <w:rsid w:val="00334782"/>
    <w:rsid w:val="003365A5"/>
    <w:rsid w:val="00336CDE"/>
    <w:rsid w:val="00345EB8"/>
    <w:rsid w:val="0036381E"/>
    <w:rsid w:val="00385907"/>
    <w:rsid w:val="00393986"/>
    <w:rsid w:val="003A6993"/>
    <w:rsid w:val="003B76B4"/>
    <w:rsid w:val="003F7C52"/>
    <w:rsid w:val="0040040D"/>
    <w:rsid w:val="0043279D"/>
    <w:rsid w:val="00434859"/>
    <w:rsid w:val="00444A74"/>
    <w:rsid w:val="004469D3"/>
    <w:rsid w:val="00462154"/>
    <w:rsid w:val="00465C49"/>
    <w:rsid w:val="00473376"/>
    <w:rsid w:val="00475F65"/>
    <w:rsid w:val="0048284D"/>
    <w:rsid w:val="0048785C"/>
    <w:rsid w:val="004920E6"/>
    <w:rsid w:val="004948CF"/>
    <w:rsid w:val="00495C2C"/>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5959"/>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2F5"/>
    <w:rsid w:val="00624BF5"/>
    <w:rsid w:val="006428DE"/>
    <w:rsid w:val="00646119"/>
    <w:rsid w:val="00653573"/>
    <w:rsid w:val="00654EDA"/>
    <w:rsid w:val="006556AB"/>
    <w:rsid w:val="006647A9"/>
    <w:rsid w:val="00664F02"/>
    <w:rsid w:val="0066599F"/>
    <w:rsid w:val="006705B8"/>
    <w:rsid w:val="00683524"/>
    <w:rsid w:val="00687612"/>
    <w:rsid w:val="00691B38"/>
    <w:rsid w:val="00697FE9"/>
    <w:rsid w:val="006A0F3D"/>
    <w:rsid w:val="006E5CEF"/>
    <w:rsid w:val="006F3D1E"/>
    <w:rsid w:val="006F4921"/>
    <w:rsid w:val="006F73C7"/>
    <w:rsid w:val="00713543"/>
    <w:rsid w:val="0071638D"/>
    <w:rsid w:val="00716930"/>
    <w:rsid w:val="00720F61"/>
    <w:rsid w:val="0074286C"/>
    <w:rsid w:val="00743380"/>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66997"/>
    <w:rsid w:val="00893BB9"/>
    <w:rsid w:val="008979A9"/>
    <w:rsid w:val="008A475B"/>
    <w:rsid w:val="008B0421"/>
    <w:rsid w:val="008B071C"/>
    <w:rsid w:val="008B11F0"/>
    <w:rsid w:val="008C089C"/>
    <w:rsid w:val="008C2E70"/>
    <w:rsid w:val="008C3A04"/>
    <w:rsid w:val="008C6029"/>
    <w:rsid w:val="008C6D69"/>
    <w:rsid w:val="008D4E77"/>
    <w:rsid w:val="008D6EC7"/>
    <w:rsid w:val="008E1488"/>
    <w:rsid w:val="008F3908"/>
    <w:rsid w:val="008F4116"/>
    <w:rsid w:val="00904C37"/>
    <w:rsid w:val="0090613B"/>
    <w:rsid w:val="00911541"/>
    <w:rsid w:val="009118B8"/>
    <w:rsid w:val="00912176"/>
    <w:rsid w:val="00922B4D"/>
    <w:rsid w:val="009337C1"/>
    <w:rsid w:val="00933F79"/>
    <w:rsid w:val="009377E0"/>
    <w:rsid w:val="00940847"/>
    <w:rsid w:val="00940F68"/>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9C9"/>
    <w:rsid w:val="00A02A19"/>
    <w:rsid w:val="00A12AF7"/>
    <w:rsid w:val="00A212EB"/>
    <w:rsid w:val="00A24DC9"/>
    <w:rsid w:val="00A35C8A"/>
    <w:rsid w:val="00A45992"/>
    <w:rsid w:val="00A65DD7"/>
    <w:rsid w:val="00A73DD2"/>
    <w:rsid w:val="00A7461D"/>
    <w:rsid w:val="00A74D5C"/>
    <w:rsid w:val="00A74DFF"/>
    <w:rsid w:val="00A84359"/>
    <w:rsid w:val="00A9109C"/>
    <w:rsid w:val="00A92ABB"/>
    <w:rsid w:val="00AA00D8"/>
    <w:rsid w:val="00AA6DDB"/>
    <w:rsid w:val="00AA7643"/>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8C3"/>
    <w:rsid w:val="00B2612D"/>
    <w:rsid w:val="00B334C1"/>
    <w:rsid w:val="00B36EF0"/>
    <w:rsid w:val="00B50250"/>
    <w:rsid w:val="00B50D96"/>
    <w:rsid w:val="00B5530C"/>
    <w:rsid w:val="00B56AC8"/>
    <w:rsid w:val="00B60711"/>
    <w:rsid w:val="00B6783C"/>
    <w:rsid w:val="00B81F1B"/>
    <w:rsid w:val="00B8422B"/>
    <w:rsid w:val="00B84314"/>
    <w:rsid w:val="00B91D47"/>
    <w:rsid w:val="00B9246F"/>
    <w:rsid w:val="00BA10C1"/>
    <w:rsid w:val="00BA3652"/>
    <w:rsid w:val="00BA3C94"/>
    <w:rsid w:val="00BC274D"/>
    <w:rsid w:val="00BC34C4"/>
    <w:rsid w:val="00BC34DF"/>
    <w:rsid w:val="00BC7676"/>
    <w:rsid w:val="00BD187F"/>
    <w:rsid w:val="00BD7BC9"/>
    <w:rsid w:val="00C00895"/>
    <w:rsid w:val="00C111E0"/>
    <w:rsid w:val="00C124FB"/>
    <w:rsid w:val="00C2065C"/>
    <w:rsid w:val="00C2348C"/>
    <w:rsid w:val="00C312AB"/>
    <w:rsid w:val="00C33944"/>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56DDB"/>
    <w:rsid w:val="00D64774"/>
    <w:rsid w:val="00D65E6C"/>
    <w:rsid w:val="00D7609C"/>
    <w:rsid w:val="00D86692"/>
    <w:rsid w:val="00D94B05"/>
    <w:rsid w:val="00D95056"/>
    <w:rsid w:val="00DA5332"/>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47F12"/>
    <w:rsid w:val="00E54499"/>
    <w:rsid w:val="00E603BC"/>
    <w:rsid w:val="00E66075"/>
    <w:rsid w:val="00E71CE1"/>
    <w:rsid w:val="00E77E4A"/>
    <w:rsid w:val="00E83E64"/>
    <w:rsid w:val="00E91E3B"/>
    <w:rsid w:val="00E97042"/>
    <w:rsid w:val="00EA1A1B"/>
    <w:rsid w:val="00EA3DC6"/>
    <w:rsid w:val="00EA43BF"/>
    <w:rsid w:val="00EA48B8"/>
    <w:rsid w:val="00EA6138"/>
    <w:rsid w:val="00EB0F7B"/>
    <w:rsid w:val="00EB4D81"/>
    <w:rsid w:val="00EB5870"/>
    <w:rsid w:val="00EC298F"/>
    <w:rsid w:val="00EC2CF2"/>
    <w:rsid w:val="00EC4FA9"/>
    <w:rsid w:val="00ED1971"/>
    <w:rsid w:val="00ED4143"/>
    <w:rsid w:val="00ED7340"/>
    <w:rsid w:val="00EE32B7"/>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32E0"/>
    <w:rsid w:val="00FB52C7"/>
    <w:rsid w:val="00FC207A"/>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xmlns:c16r2="http://schemas.microsoft.com/office/drawing/2015/06/char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28326040"/>
        <c:axId val="428326432"/>
      </c:scatterChart>
      <c:valAx>
        <c:axId val="428326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326432"/>
        <c:crosses val="autoZero"/>
        <c:crossBetween val="midCat"/>
      </c:valAx>
      <c:valAx>
        <c:axId val="428326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326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434826888"/>
        <c:axId val="430075272"/>
      </c:scatterChart>
      <c:valAx>
        <c:axId val="434826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075272"/>
        <c:crosses val="autoZero"/>
        <c:crossBetween val="midCat"/>
      </c:valAx>
      <c:valAx>
        <c:axId val="430075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6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xmlns:c16r2="http://schemas.microsoft.com/office/drawing/2015/06/char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428327608"/>
        <c:axId val="545597736"/>
      </c:scatterChart>
      <c:valAx>
        <c:axId val="428327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597736"/>
        <c:crosses val="autoZero"/>
        <c:crossBetween val="midCat"/>
      </c:valAx>
      <c:valAx>
        <c:axId val="545597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327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xmlns:c16r2="http://schemas.microsoft.com/office/drawing/2015/06/char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45596168"/>
        <c:axId val="545596560"/>
      </c:scatterChart>
      <c:valAx>
        <c:axId val="545596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596560"/>
        <c:crosses val="autoZero"/>
        <c:crossBetween val="midCat"/>
      </c:valAx>
      <c:valAx>
        <c:axId val="545596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59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xmlns:c16r2="http://schemas.microsoft.com/office/drawing/2015/06/char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426976080"/>
        <c:axId val="426979608"/>
      </c:scatterChart>
      <c:valAx>
        <c:axId val="426976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79608"/>
        <c:crosses val="autoZero"/>
        <c:crossBetween val="midCat"/>
      </c:valAx>
      <c:valAx>
        <c:axId val="42697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76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xmlns:c16r2="http://schemas.microsoft.com/office/drawing/2015/06/char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426979216"/>
        <c:axId val="426976864"/>
      </c:scatterChart>
      <c:valAx>
        <c:axId val="426979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76864"/>
        <c:crosses val="autoZero"/>
        <c:crossBetween val="midCat"/>
      </c:valAx>
      <c:valAx>
        <c:axId val="42697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79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xmlns:c16r2="http://schemas.microsoft.com/office/drawing/2015/06/char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426978824"/>
        <c:axId val="426976472"/>
      </c:scatterChart>
      <c:valAx>
        <c:axId val="426978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76472"/>
        <c:crosses val="autoZero"/>
        <c:crossBetween val="midCat"/>
      </c:valAx>
      <c:valAx>
        <c:axId val="426976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78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434827672"/>
        <c:axId val="434828848"/>
      </c:scatterChart>
      <c:valAx>
        <c:axId val="434827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8848"/>
        <c:crosses val="autoZero"/>
        <c:crossBetween val="midCat"/>
      </c:valAx>
      <c:valAx>
        <c:axId val="43482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434829240"/>
        <c:axId val="434828064"/>
      </c:scatterChart>
      <c:valAx>
        <c:axId val="434829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8064"/>
        <c:crosses val="autoZero"/>
        <c:crossBetween val="midCat"/>
      </c:valAx>
      <c:valAx>
        <c:axId val="43482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9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434828456"/>
        <c:axId val="434830024"/>
      </c:scatterChart>
      <c:valAx>
        <c:axId val="434828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30024"/>
        <c:crosses val="autoZero"/>
        <c:crossBetween val="midCat"/>
      </c:valAx>
      <c:valAx>
        <c:axId val="434830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8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176F7-9966-4B83-8F82-D43E2C10A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7</Pages>
  <Words>2428</Words>
  <Characters>13840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Microsoft account</cp:lastModifiedBy>
  <cp:revision>321</cp:revision>
  <dcterms:created xsi:type="dcterms:W3CDTF">2022-08-05T11:08:00Z</dcterms:created>
  <dcterms:modified xsi:type="dcterms:W3CDTF">2022-08-07T04:49:00Z</dcterms:modified>
</cp:coreProperties>
</file>