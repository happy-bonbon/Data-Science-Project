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301797" w:rsidRDefault="00D7609C">
      <w:pPr>
        <w:spacing w:after="0" w:line="240" w:lineRule="auto"/>
        <w:jc w:val="both"/>
        <w:rPr>
          <w:rFonts w:ascii="Arial" w:hAnsi="Arial" w:cs="Arial"/>
          <w:i/>
          <w:iCs/>
          <w:lang w:val="en-US"/>
          <w:rPrChange w:id="14" w:author="estela" w:date="2022-08-07T19:03:00Z">
            <w:rPr>
              <w:rFonts w:ascii="Arial" w:hAnsi="Arial" w:cs="Arial"/>
              <w:b/>
              <w:bCs/>
              <w:lang w:val="en-US"/>
            </w:rPr>
          </w:rPrChange>
        </w:rPr>
        <w:pPrChange w:id="15" w:author="estela" w:date="2022-08-07T19:03:00Z">
          <w:pPr>
            <w:spacing w:after="0" w:line="240" w:lineRule="auto"/>
            <w:ind w:left="720"/>
            <w:jc w:val="both"/>
          </w:pPr>
        </w:pPrChange>
      </w:pPr>
      <w:ins w:id="16" w:author="Microsoft account" w:date="2022-08-07T11:12:00Z">
        <w:r w:rsidRPr="00301797">
          <w:rPr>
            <w:rFonts w:ascii="Arial" w:hAnsi="Arial" w:cs="Arial"/>
            <w:i/>
            <w:iCs/>
            <w:lang w:val="en-US"/>
            <w:rPrChange w:id="17" w:author="estela" w:date="2022-08-07T19:03: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8" w:author="Microsoft account" w:date="2022-08-07T11:19:00Z">
        <w:r w:rsidR="00D7609C">
          <w:rPr>
            <w:rFonts w:ascii="Arial" w:hAnsi="Arial" w:cs="Arial"/>
            <w:lang w:val="en-US"/>
          </w:rPr>
          <w:t>,</w:t>
        </w:r>
      </w:ins>
      <w:del w:id="19"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20" w:author="Microsoft account" w:date="2022-08-07T11:19:00Z">
        <w:r w:rsidR="00D7609C">
          <w:rPr>
            <w:rFonts w:ascii="Arial" w:hAnsi="Arial" w:cs="Arial"/>
            <w:lang w:val="en-US"/>
          </w:rPr>
          <w:t>, Excel and OpenRefine</w:t>
        </w:r>
      </w:ins>
      <w:r>
        <w:rPr>
          <w:rFonts w:ascii="Arial" w:hAnsi="Arial" w:cs="Arial"/>
          <w:lang w:val="en-US"/>
        </w:rPr>
        <w:t xml:space="preserve"> were used to wrangle and aggregate the datasets. SQL</w:t>
      </w:r>
      <w:ins w:id="21" w:author="Microsoft account" w:date="2022-08-07T11:20:00Z">
        <w:r w:rsidR="00D7609C">
          <w:rPr>
            <w:rFonts w:ascii="Arial" w:hAnsi="Arial" w:cs="Arial"/>
            <w:lang w:val="en-US"/>
          </w:rPr>
          <w:t>, Excel and OpenRefine</w:t>
        </w:r>
      </w:ins>
      <w:r>
        <w:rPr>
          <w:rFonts w:ascii="Arial" w:hAnsi="Arial" w:cs="Arial"/>
          <w:lang w:val="en-US"/>
        </w:rPr>
        <w:t xml:space="preserve"> w</w:t>
      </w:r>
      <w:ins w:id="22" w:author="Microsoft account" w:date="2022-08-07T11:20:00Z">
        <w:r w:rsidR="00D7609C">
          <w:rPr>
            <w:rFonts w:ascii="Arial" w:hAnsi="Arial" w:cs="Arial"/>
            <w:lang w:val="en-US"/>
          </w:rPr>
          <w:t>ere</w:t>
        </w:r>
      </w:ins>
      <w:del w:id="23" w:author="Microsoft account" w:date="2022-08-07T11:20:00Z">
        <w:r w:rsidDel="00D7609C">
          <w:rPr>
            <w:rFonts w:ascii="Arial" w:hAnsi="Arial" w:cs="Arial"/>
            <w:lang w:val="en-US"/>
          </w:rPr>
          <w:delText>as</w:delText>
        </w:r>
      </w:del>
      <w:r>
        <w:rPr>
          <w:rFonts w:ascii="Arial" w:hAnsi="Arial" w:cs="Arial"/>
          <w:lang w:val="en-US"/>
        </w:rPr>
        <w:t xml:space="preserve"> chosen for</w:t>
      </w:r>
      <w:del w:id="24"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5"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6" w:author="Microsoft account" w:date="2022-08-07T11:20:00Z">
        <w:r w:rsidR="00D7609C">
          <w:rPr>
            <w:rFonts w:ascii="Arial" w:hAnsi="Arial" w:cs="Arial"/>
            <w:lang w:val="en-US"/>
          </w:rPr>
          <w:t>from</w:t>
        </w:r>
      </w:ins>
      <w:del w:id="27"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8" w:author="Microsoft account" w:date="2022-08-07T11:42:00Z"/>
          <w:rFonts w:ascii="Arial" w:hAnsi="Arial" w:cs="Arial"/>
          <w:lang w:val="en-US"/>
        </w:rPr>
      </w:pPr>
      <w:ins w:id="29" w:author="Microsoft account" w:date="2022-08-07T11:25:00Z">
        <w:r>
          <w:rPr>
            <w:rFonts w:ascii="Arial" w:hAnsi="Arial" w:cs="Arial"/>
            <w:lang w:val="en-US"/>
          </w:rPr>
          <w:t>T</w:t>
        </w:r>
      </w:ins>
      <w:del w:id="30" w:author="Microsoft account" w:date="2022-08-07T11:25:00Z">
        <w:r w:rsidR="00E54499" w:rsidDel="00B50250">
          <w:rPr>
            <w:rFonts w:ascii="Arial" w:hAnsi="Arial" w:cs="Arial"/>
            <w:lang w:val="en-US"/>
          </w:rPr>
          <w:delText>With</w:delText>
        </w:r>
      </w:del>
      <w:del w:id="31"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32" w:author="Microsoft account" w:date="2022-08-07T11:27:00Z">
        <w:r>
          <w:rPr>
            <w:rFonts w:ascii="Arial" w:hAnsi="Arial" w:cs="Arial"/>
            <w:lang w:val="en-US"/>
          </w:rPr>
          <w:t xml:space="preserve"> was modified </w:t>
        </w:r>
      </w:ins>
      <w:ins w:id="33" w:author="Microsoft account" w:date="2022-08-07T11:35:00Z">
        <w:r w:rsidR="008C2E70">
          <w:rPr>
            <w:rFonts w:ascii="Arial" w:hAnsi="Arial" w:cs="Arial"/>
            <w:lang w:val="en-US"/>
          </w:rPr>
          <w:t>in</w:t>
        </w:r>
      </w:ins>
      <w:del w:id="34" w:author="Microsoft account" w:date="2022-08-07T11:27:00Z">
        <w:r w:rsidR="00E54499" w:rsidDel="00B50250">
          <w:rPr>
            <w:rFonts w:ascii="Arial" w:hAnsi="Arial" w:cs="Arial"/>
            <w:lang w:val="en-US"/>
          </w:rPr>
          <w:delText>, we’ve deleted the</w:delText>
        </w:r>
      </w:del>
      <w:del w:id="35" w:author="Microsoft account" w:date="2022-08-07T11:35:00Z">
        <w:r w:rsidR="00E54499" w:rsidDel="008C2E70">
          <w:rPr>
            <w:rFonts w:ascii="Arial" w:hAnsi="Arial" w:cs="Arial"/>
            <w:lang w:val="en-US"/>
          </w:rPr>
          <w:delText xml:space="preserve"> column </w:delText>
        </w:r>
      </w:del>
      <w:del w:id="36" w:author="Microsoft account" w:date="2022-08-07T11:27:00Z">
        <w:r w:rsidR="00E54499" w:rsidDel="00B50250">
          <w:rPr>
            <w:rFonts w:ascii="Arial" w:hAnsi="Arial" w:cs="Arial"/>
            <w:lang w:val="en-US"/>
          </w:rPr>
          <w:delText>for</w:delText>
        </w:r>
      </w:del>
      <w:del w:id="37" w:author="Microsoft account" w:date="2022-08-07T11:28:00Z">
        <w:r w:rsidR="00E54499" w:rsidDel="00B50250">
          <w:rPr>
            <w:rFonts w:ascii="Arial" w:hAnsi="Arial" w:cs="Arial"/>
            <w:lang w:val="en-US"/>
          </w:rPr>
          <w:delText xml:space="preserve"> th</w:delText>
        </w:r>
      </w:del>
      <w:del w:id="38" w:author="Microsoft account" w:date="2022-08-07T11:35:00Z">
        <w:r w:rsidR="00E54499" w:rsidDel="008C2E70">
          <w:rPr>
            <w:rFonts w:ascii="Arial" w:hAnsi="Arial" w:cs="Arial"/>
            <w:lang w:val="en-US"/>
          </w:rPr>
          <w:delText>e region</w:delText>
        </w:r>
      </w:del>
      <w:ins w:id="39" w:author="Microsoft account" w:date="2022-08-07T11:31:00Z">
        <w:r w:rsidR="008C2E70">
          <w:rPr>
            <w:rFonts w:ascii="Arial" w:hAnsi="Arial" w:cs="Arial"/>
            <w:lang w:val="en-US"/>
          </w:rPr>
          <w:t xml:space="preserve"> such </w:t>
        </w:r>
      </w:ins>
      <w:ins w:id="40" w:author="Microsoft account" w:date="2022-08-07T11:35:00Z">
        <w:r w:rsidR="008C2E70">
          <w:rPr>
            <w:rFonts w:ascii="Arial" w:hAnsi="Arial" w:cs="Arial"/>
            <w:lang w:val="en-US"/>
          </w:rPr>
          <w:t xml:space="preserve">a way </w:t>
        </w:r>
      </w:ins>
      <w:ins w:id="41" w:author="Microsoft account" w:date="2022-08-07T11:31:00Z">
        <w:r w:rsidR="008C2E70">
          <w:rPr>
            <w:rFonts w:ascii="Arial" w:hAnsi="Arial" w:cs="Arial"/>
            <w:lang w:val="en-US"/>
          </w:rPr>
          <w:t xml:space="preserve">that </w:t>
        </w:r>
      </w:ins>
      <w:ins w:id="42" w:author="Microsoft account" w:date="2022-08-07T11:33:00Z">
        <w:r w:rsidR="008C2E70">
          <w:rPr>
            <w:rFonts w:ascii="Arial" w:hAnsi="Arial" w:cs="Arial"/>
            <w:lang w:val="en-US"/>
          </w:rPr>
          <w:t xml:space="preserve">each day was represented by </w:t>
        </w:r>
      </w:ins>
      <w:ins w:id="43" w:author="Microsoft account" w:date="2022-08-07T11:31:00Z">
        <w:r w:rsidR="008C2E70">
          <w:rPr>
            <w:rFonts w:ascii="Arial" w:hAnsi="Arial" w:cs="Arial"/>
            <w:lang w:val="en-US"/>
          </w:rPr>
          <w:t xml:space="preserve">one instance (one row) </w:t>
        </w:r>
      </w:ins>
      <w:ins w:id="44" w:author="Microsoft account" w:date="2022-08-07T11:33:00Z">
        <w:r w:rsidR="008C2E70">
          <w:rPr>
            <w:rFonts w:ascii="Arial" w:hAnsi="Arial" w:cs="Arial"/>
            <w:lang w:val="en-US"/>
          </w:rPr>
          <w:t>with each day containing the maximum energy demand and the maximum price category for that day</w:t>
        </w:r>
      </w:ins>
      <w:del w:id="45" w:author="Microsoft account" w:date="2022-08-07T11:31:00Z">
        <w:r w:rsidR="00E54499" w:rsidDel="008C2E70">
          <w:rPr>
            <w:rFonts w:ascii="Arial" w:hAnsi="Arial" w:cs="Arial"/>
            <w:lang w:val="en-US"/>
          </w:rPr>
          <w:delText>,</w:delText>
        </w:r>
      </w:del>
      <w:del w:id="46" w:author="Microsoft account" w:date="2022-08-07T11:33:00Z">
        <w:r w:rsidR="00E54499" w:rsidDel="008C2E70">
          <w:rPr>
            <w:rFonts w:ascii="Arial" w:hAnsi="Arial" w:cs="Arial"/>
            <w:lang w:val="en-US"/>
          </w:rPr>
          <w:delText xml:space="preserve"> grouped </w:delText>
        </w:r>
      </w:del>
      <w:del w:id="47" w:author="Microsoft account" w:date="2022-08-07T11:28:00Z">
        <w:r w:rsidR="00E404CA" w:rsidDel="00B50250">
          <w:rPr>
            <w:rFonts w:ascii="Arial" w:hAnsi="Arial" w:cs="Arial"/>
            <w:lang w:val="en-US"/>
          </w:rPr>
          <w:delText xml:space="preserve">data </w:delText>
        </w:r>
      </w:del>
      <w:del w:id="48" w:author="Microsoft account" w:date="2022-08-07T11:33:00Z">
        <w:r w:rsidR="00E54499" w:rsidDel="008C2E70">
          <w:rPr>
            <w:rFonts w:ascii="Arial" w:hAnsi="Arial" w:cs="Arial"/>
            <w:lang w:val="en-US"/>
          </w:rPr>
          <w:delText>by date</w:delText>
        </w:r>
      </w:del>
      <w:del w:id="49" w:author="Microsoft account" w:date="2022-08-07T11:26:00Z">
        <w:r w:rsidR="00E54499" w:rsidDel="00B50250">
          <w:rPr>
            <w:rFonts w:ascii="Arial" w:hAnsi="Arial" w:cs="Arial"/>
            <w:lang w:val="en-US"/>
          </w:rPr>
          <w:delText xml:space="preserve"> and</w:delText>
        </w:r>
      </w:del>
      <w:del w:id="50"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51" w:author="Microsoft account" w:date="2022-08-07T11:26:00Z">
        <w:r w:rsidR="00813E7D" w:rsidDel="00B50250">
          <w:rPr>
            <w:rFonts w:ascii="Arial" w:hAnsi="Arial" w:cs="Arial"/>
            <w:lang w:val="en-US"/>
          </w:rPr>
          <w:delText>ed</w:delText>
        </w:r>
      </w:del>
      <w:del w:id="52"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3" w:author="Microsoft account" w:date="2022-08-07T11:24:00Z">
        <w:r>
          <w:rPr>
            <w:rFonts w:ascii="Arial" w:hAnsi="Arial" w:cs="Arial"/>
            <w:lang w:val="en-US"/>
          </w:rPr>
          <w:t>T</w:t>
        </w:r>
      </w:ins>
      <w:del w:id="54"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5" w:author="Microsoft account" w:date="2022-08-07T11:35:00Z">
        <w:r w:rsidR="008C2E70">
          <w:rPr>
            <w:rFonts w:ascii="Arial" w:hAnsi="Arial" w:cs="Arial"/>
            <w:lang w:val="en-US"/>
          </w:rPr>
          <w:t xml:space="preserve">column </w:t>
        </w:r>
      </w:ins>
      <w:ins w:id="56" w:author="Microsoft account" w:date="2022-08-07T11:36:00Z">
        <w:r w:rsidR="008C2E70">
          <w:rPr>
            <w:rFonts w:ascii="Arial" w:hAnsi="Arial" w:cs="Arial"/>
            <w:lang w:val="en-US"/>
          </w:rPr>
          <w:t>containing</w:t>
        </w:r>
      </w:ins>
      <w:ins w:id="57" w:author="Microsoft account" w:date="2022-08-07T11:35:00Z">
        <w:r w:rsidR="008C2E70">
          <w:rPr>
            <w:rFonts w:ascii="Arial" w:hAnsi="Arial" w:cs="Arial"/>
            <w:lang w:val="en-US"/>
          </w:rPr>
          <w:t xml:space="preserve"> </w:t>
        </w:r>
      </w:ins>
      <w:ins w:id="58"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9"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ins w:id="60" w:author="estela" w:date="2022-08-07T18:51:00Z"/>
          <w:rFonts w:ascii="Arial" w:hAnsi="Arial" w:cs="Arial"/>
          <w:lang w:val="en-US"/>
        </w:rPr>
      </w:pPr>
      <w:ins w:id="61" w:author="Microsoft account" w:date="2022-08-07T12:22:00Z">
        <w:r>
          <w:rPr>
            <w:rFonts w:ascii="Arial" w:hAnsi="Arial" w:cs="Arial"/>
            <w:lang w:val="en-US"/>
          </w:rPr>
          <w:t xml:space="preserve">Using numeric and text facets in OpenRefine, </w:t>
        </w:r>
      </w:ins>
      <w:ins w:id="62" w:author="Microsoft account" w:date="2022-08-07T12:23:00Z">
        <w:r>
          <w:rPr>
            <w:rFonts w:ascii="Arial" w:hAnsi="Arial" w:cs="Arial"/>
            <w:lang w:val="en-US"/>
          </w:rPr>
          <w:t>t</w:t>
        </w:r>
      </w:ins>
      <w:ins w:id="63" w:author="Microsoft account" w:date="2022-08-07T11:51:00Z">
        <w:r w:rsidR="00CD2FCC">
          <w:rPr>
            <w:rFonts w:ascii="Arial" w:hAnsi="Arial" w:cs="Arial"/>
            <w:lang w:val="en-US"/>
          </w:rPr>
          <w:t>he weather dataset</w:t>
        </w:r>
      </w:ins>
      <w:ins w:id="64" w:author="Microsoft account" w:date="2022-08-07T12:23:00Z">
        <w:r>
          <w:rPr>
            <w:rFonts w:ascii="Arial" w:hAnsi="Arial" w:cs="Arial"/>
            <w:lang w:val="en-US"/>
          </w:rPr>
          <w:t xml:space="preserve"> was explored </w:t>
        </w:r>
      </w:ins>
      <w:ins w:id="65" w:author="Microsoft account" w:date="2022-08-07T12:29:00Z">
        <w:r>
          <w:rPr>
            <w:rFonts w:ascii="Arial" w:hAnsi="Arial" w:cs="Arial"/>
            <w:lang w:val="en-US"/>
          </w:rPr>
          <w:t>for blanks, outliers and non</w:t>
        </w:r>
      </w:ins>
      <w:ins w:id="66" w:author="estela" w:date="2022-08-07T19:08:00Z">
        <w:r w:rsidR="008B748E">
          <w:rPr>
            <w:rFonts w:ascii="Arial" w:hAnsi="Arial" w:cs="Arial"/>
            <w:lang w:val="en-US"/>
          </w:rPr>
          <w:t>-</w:t>
        </w:r>
      </w:ins>
      <w:ins w:id="67" w:author="Microsoft account" w:date="2022-08-07T12:29:00Z">
        <w:r>
          <w:rPr>
            <w:rFonts w:ascii="Arial" w:hAnsi="Arial" w:cs="Arial"/>
            <w:lang w:val="en-US"/>
          </w:rPr>
          <w:t xml:space="preserve">numeric/non-text data. </w:t>
        </w:r>
      </w:ins>
      <w:ins w:id="68" w:author="Microsoft account" w:date="2022-08-07T12:30:00Z">
        <w:r>
          <w:rPr>
            <w:rFonts w:ascii="Arial" w:hAnsi="Arial" w:cs="Arial"/>
            <w:lang w:val="en-US"/>
          </w:rPr>
          <w:t>The data was</w:t>
        </w:r>
      </w:ins>
      <w:ins w:id="69" w:author="Microsoft account" w:date="2022-08-07T12:23:00Z">
        <w:r>
          <w:rPr>
            <w:rFonts w:ascii="Arial" w:hAnsi="Arial" w:cs="Arial"/>
            <w:lang w:val="en-US"/>
          </w:rPr>
          <w:t xml:space="preserve"> found to contain</w:t>
        </w:r>
      </w:ins>
      <w:ins w:id="70" w:author="Microsoft account" w:date="2022-08-07T11:51:00Z">
        <w:r w:rsidR="00CD2FCC">
          <w:rPr>
            <w:rFonts w:ascii="Arial" w:hAnsi="Arial" w:cs="Arial"/>
            <w:lang w:val="en-US"/>
          </w:rPr>
          <w:t xml:space="preserve"> several values which were </w:t>
        </w:r>
      </w:ins>
      <w:ins w:id="71" w:author="Microsoft account" w:date="2022-08-07T11:54:00Z">
        <w:r w:rsidR="00CD2FCC">
          <w:rPr>
            <w:rFonts w:ascii="Arial" w:hAnsi="Arial" w:cs="Arial"/>
            <w:lang w:val="en-US"/>
          </w:rPr>
          <w:t xml:space="preserve">missing or did not match the </w:t>
        </w:r>
      </w:ins>
      <w:ins w:id="72" w:author="Microsoft account" w:date="2022-08-07T12:10:00Z">
        <w:r w:rsidR="00866997">
          <w:rPr>
            <w:rFonts w:ascii="Arial" w:hAnsi="Arial" w:cs="Arial"/>
            <w:lang w:val="en-US"/>
          </w:rPr>
          <w:t xml:space="preserve">prevalent </w:t>
        </w:r>
      </w:ins>
      <w:ins w:id="73" w:author="Microsoft account" w:date="2022-08-07T11:54:00Z">
        <w:r w:rsidR="00CD2FCC">
          <w:rPr>
            <w:rFonts w:ascii="Arial" w:hAnsi="Arial" w:cs="Arial"/>
            <w:lang w:val="en-US"/>
          </w:rPr>
          <w:t xml:space="preserve">data type in the column. </w:t>
        </w:r>
      </w:ins>
    </w:p>
    <w:p w14:paraId="31D432B5" w14:textId="77777777" w:rsidR="00282657" w:rsidRDefault="00282657" w:rsidP="00E54499">
      <w:pPr>
        <w:spacing w:after="0" w:line="240" w:lineRule="auto"/>
        <w:jc w:val="both"/>
        <w:rPr>
          <w:ins w:id="74" w:author="Microsoft account" w:date="2022-08-07T12:04:00Z"/>
          <w:rFonts w:ascii="Arial" w:hAnsi="Arial" w:cs="Arial"/>
          <w:lang w:val="en-US"/>
        </w:rPr>
      </w:pPr>
    </w:p>
    <w:p w14:paraId="1873B19A" w14:textId="6794B1BF" w:rsidR="00E54499" w:rsidDel="00282657" w:rsidRDefault="00866997" w:rsidP="00E54499">
      <w:pPr>
        <w:spacing w:after="0" w:line="240" w:lineRule="auto"/>
        <w:jc w:val="both"/>
        <w:rPr>
          <w:del w:id="75" w:author="Microsoft account" w:date="2022-08-07T11:52:00Z"/>
          <w:rFonts w:ascii="Arial" w:hAnsi="Arial" w:cs="Arial"/>
          <w:lang w:val="en-US"/>
        </w:rPr>
      </w:pPr>
      <w:ins w:id="76" w:author="Microsoft account" w:date="2022-08-07T12:02:00Z">
        <w:r>
          <w:rPr>
            <w:rFonts w:ascii="Arial" w:hAnsi="Arial" w:cs="Arial"/>
            <w:lang w:val="en-US"/>
          </w:rPr>
          <w:t xml:space="preserve">Where the wind direction and wind speed </w:t>
        </w:r>
      </w:ins>
      <w:ins w:id="77" w:author="Microsoft account" w:date="2022-08-07T12:10:00Z">
        <w:r>
          <w:rPr>
            <w:rFonts w:ascii="Arial" w:hAnsi="Arial" w:cs="Arial"/>
            <w:lang w:val="en-US"/>
          </w:rPr>
          <w:t xml:space="preserve">data </w:t>
        </w:r>
      </w:ins>
      <w:ins w:id="78" w:author="Microsoft account" w:date="2022-08-07T12:02:00Z">
        <w:r>
          <w:rPr>
            <w:rFonts w:ascii="Arial" w:hAnsi="Arial" w:cs="Arial"/>
            <w:lang w:val="en-US"/>
          </w:rPr>
          <w:t>columns contained the wrong data type,</w:t>
        </w:r>
      </w:ins>
      <w:ins w:id="79" w:author="Microsoft account" w:date="2022-08-07T12:01:00Z">
        <w:r w:rsidR="00CD2FCC">
          <w:rPr>
            <w:rFonts w:ascii="Arial" w:hAnsi="Arial" w:cs="Arial"/>
            <w:lang w:val="en-US"/>
          </w:rPr>
          <w:t xml:space="preserve"> “0” was substituted for “Calm”</w:t>
        </w:r>
        <w:r>
          <w:rPr>
            <w:rFonts w:ascii="Arial" w:hAnsi="Arial" w:cs="Arial"/>
            <w:lang w:val="en-US"/>
          </w:rPr>
          <w:t>, and “</w:t>
        </w:r>
      </w:ins>
      <w:ins w:id="80" w:author="Microsoft account" w:date="2022-08-07T12:02:00Z">
        <w:r>
          <w:rPr>
            <w:rFonts w:ascii="Arial" w:hAnsi="Arial" w:cs="Arial"/>
            <w:lang w:val="en-US"/>
          </w:rPr>
          <w:t xml:space="preserve">Calm” for “0” in these columns respectively. </w:t>
        </w:r>
      </w:ins>
      <w:ins w:id="81" w:author="Microsoft account" w:date="2022-08-07T12:04:00Z">
        <w:r>
          <w:rPr>
            <w:rFonts w:ascii="Arial" w:hAnsi="Arial" w:cs="Arial"/>
            <w:lang w:val="en-US"/>
          </w:rPr>
          <w:t>The columns were then transformed to numeric or text data as necessary.</w:t>
        </w:r>
      </w:ins>
    </w:p>
    <w:p w14:paraId="4E73E5B2" w14:textId="77777777" w:rsidR="00282657" w:rsidRDefault="00282657" w:rsidP="00E54499">
      <w:pPr>
        <w:spacing w:after="0" w:line="240" w:lineRule="auto"/>
        <w:jc w:val="both"/>
        <w:rPr>
          <w:ins w:id="82" w:author="estela" w:date="2022-08-07T18:51:00Z"/>
          <w:rFonts w:ascii="Arial" w:hAnsi="Arial" w:cs="Arial"/>
          <w:lang w:val="en-US"/>
        </w:rPr>
      </w:pPr>
    </w:p>
    <w:p w14:paraId="6903C404" w14:textId="77777777" w:rsidR="00866997" w:rsidRDefault="00866997" w:rsidP="00E54499">
      <w:pPr>
        <w:spacing w:after="0" w:line="240" w:lineRule="auto"/>
        <w:jc w:val="both"/>
        <w:rPr>
          <w:ins w:id="83" w:author="Microsoft account" w:date="2022-08-07T12:11:00Z"/>
          <w:rFonts w:ascii="Arial" w:hAnsi="Arial" w:cs="Arial"/>
          <w:lang w:val="en-US"/>
        </w:rPr>
      </w:pPr>
    </w:p>
    <w:p w14:paraId="08881989" w14:textId="62313B35" w:rsidR="00866997" w:rsidRDefault="00E77E4A" w:rsidP="00E54499">
      <w:pPr>
        <w:spacing w:after="0" w:line="240" w:lineRule="auto"/>
        <w:jc w:val="both"/>
        <w:rPr>
          <w:ins w:id="84" w:author="Microsoft account" w:date="2022-08-07T12:14:00Z"/>
          <w:rFonts w:ascii="Arial" w:hAnsi="Arial" w:cs="Arial"/>
          <w:lang w:val="en-US"/>
        </w:rPr>
      </w:pPr>
      <w:ins w:id="85" w:author="Microsoft account" w:date="2022-08-07T12:12:00Z">
        <w:r>
          <w:rPr>
            <w:rFonts w:ascii="Arial" w:hAnsi="Arial" w:cs="Arial"/>
            <w:lang w:val="en-US"/>
          </w:rPr>
          <w:t>Missing rainfall and wind direction values were imputed</w:t>
        </w:r>
      </w:ins>
      <w:ins w:id="86" w:author="Microsoft account" w:date="2022-08-07T12:13:00Z">
        <w:r>
          <w:rPr>
            <w:rFonts w:ascii="Arial" w:hAnsi="Arial" w:cs="Arial"/>
            <w:lang w:val="en-US"/>
          </w:rPr>
          <w:t xml:space="preserve"> by inferring similar values from related data on that day and surrounding days, while missing times of maximum win</w:t>
        </w:r>
      </w:ins>
      <w:ins w:id="87" w:author="Microsoft account" w:date="2022-08-07T12:14:00Z">
        <w:r>
          <w:rPr>
            <w:rFonts w:ascii="Arial" w:hAnsi="Arial" w:cs="Arial"/>
            <w:lang w:val="en-US"/>
          </w:rPr>
          <w:t>d</w:t>
        </w:r>
      </w:ins>
      <w:ins w:id="88" w:author="Microsoft account" w:date="2022-08-07T12:13:00Z">
        <w:r>
          <w:rPr>
            <w:rFonts w:ascii="Arial" w:hAnsi="Arial" w:cs="Arial"/>
            <w:lang w:val="en-US"/>
          </w:rPr>
          <w:t xml:space="preserve"> gusts were filled using the average time of </w:t>
        </w:r>
      </w:ins>
      <w:ins w:id="89" w:author="Microsoft account" w:date="2022-08-07T12:21:00Z">
        <w:r>
          <w:rPr>
            <w:rFonts w:ascii="Arial" w:hAnsi="Arial" w:cs="Arial"/>
            <w:lang w:val="en-US"/>
          </w:rPr>
          <w:t xml:space="preserve">maximum </w:t>
        </w:r>
      </w:ins>
      <w:ins w:id="90" w:author="Microsoft account" w:date="2022-08-07T12:13:00Z">
        <w:r>
          <w:rPr>
            <w:rFonts w:ascii="Arial" w:hAnsi="Arial" w:cs="Arial"/>
            <w:lang w:val="en-US"/>
          </w:rPr>
          <w:t>wind gusts.</w:t>
        </w:r>
      </w:ins>
      <w:ins w:id="91" w:author="Microsoft account" w:date="2022-08-07T17:36:00Z">
        <w:r w:rsidR="00B26FB7">
          <w:rPr>
            <w:rFonts w:ascii="Arial" w:hAnsi="Arial" w:cs="Arial"/>
            <w:lang w:val="en-US"/>
          </w:rPr>
          <w:t xml:space="preserve"> This method was chosen as opposed to simple imputation or linear regression as it </w:t>
        </w:r>
      </w:ins>
      <w:ins w:id="92" w:author="Microsoft account" w:date="2022-08-07T17:38:00Z">
        <w:r w:rsidR="00B26FB7">
          <w:rPr>
            <w:rFonts w:ascii="Arial" w:hAnsi="Arial" w:cs="Arial"/>
            <w:lang w:val="en-US"/>
          </w:rPr>
          <w:t xml:space="preserve">was thought values were likely to correspond with </w:t>
        </w:r>
      </w:ins>
      <w:ins w:id="93"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94" w:author="Microsoft account" w:date="2022-08-07T12:05:00Z"/>
          <w:rFonts w:ascii="Arial" w:hAnsi="Arial" w:cs="Arial"/>
          <w:lang w:val="en-US"/>
        </w:rPr>
      </w:pPr>
      <w:ins w:id="95" w:author="Microsoft account" w:date="2022-08-07T12:14:00Z">
        <w:r>
          <w:rPr>
            <w:rFonts w:ascii="Arial" w:hAnsi="Arial" w:cs="Arial"/>
            <w:lang w:val="en-US"/>
          </w:rPr>
          <w:lastRenderedPageBreak/>
          <w:t>For the remaining missing values, scatterplot facets were generated in OpenRefine</w:t>
        </w:r>
      </w:ins>
      <w:ins w:id="96"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w:t>
        </w:r>
      </w:ins>
      <w:ins w:id="97" w:author="Microsoft account" w:date="2022-08-07T12:18:00Z">
        <w:r>
          <w:rPr>
            <w:rFonts w:ascii="Arial" w:hAnsi="Arial" w:cs="Arial"/>
            <w:lang w:val="en-US"/>
          </w:rPr>
          <w:t>ship determined and the resulting equation used to impute the missing value for each instance.</w:t>
        </w:r>
      </w:ins>
      <w:ins w:id="98" w:author="Microsoft account" w:date="2022-08-07T14:26:00Z">
        <w:r w:rsidR="00776DAA">
          <w:rPr>
            <w:rFonts w:ascii="Arial" w:hAnsi="Arial" w:cs="Arial"/>
            <w:lang w:val="en-US"/>
          </w:rPr>
          <w:t xml:space="preserve"> </w:t>
        </w:r>
      </w:ins>
      <w:ins w:id="99"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100" w:author="Microsoft account" w:date="2022-08-07T17:55:00Z">
        <w:r w:rsidR="00012E54">
          <w:rPr>
            <w:rFonts w:ascii="Arial" w:hAnsi="Arial" w:cs="Arial"/>
            <w:lang w:val="en-US"/>
          </w:rPr>
          <w:t xml:space="preserve">months. </w:t>
        </w:r>
      </w:ins>
      <w:ins w:id="101" w:author="Microsoft account" w:date="2022-08-07T14:26:00Z">
        <w:r w:rsidR="00776DAA">
          <w:rPr>
            <w:rFonts w:ascii="Arial" w:hAnsi="Arial" w:cs="Arial"/>
            <w:lang w:val="en-US"/>
          </w:rPr>
          <w:t xml:space="preserve">An example in </w:t>
        </w:r>
      </w:ins>
      <w:ins w:id="102"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103"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104" w:author="Microsoft account" w:date="2022-08-07T14:30:00Z">
        <w:r w:rsidR="00776DAA">
          <w:rPr>
            <w:rFonts w:ascii="Arial" w:hAnsi="Arial" w:cs="Arial"/>
            <w:lang w:val="en-US"/>
          </w:rPr>
          <w:t xml:space="preserve"> </w:t>
        </w:r>
      </w:ins>
      <w:ins w:id="105"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106"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7" w:author="Microsoft account" w:date="2022-08-07T14:26:00Z">
        <w:r w:rsidR="00776DAA">
          <w:rPr>
            <w:rFonts w:ascii="Arial" w:hAnsi="Arial" w:cs="Arial"/>
            <w:lang w:val="en-US"/>
          </w:rPr>
          <w:t xml:space="preserve">below show a strong correlation between the minimum </w:t>
        </w:r>
      </w:ins>
      <w:ins w:id="108" w:author="Microsoft account" w:date="2022-08-07T14:27:00Z">
        <w:r w:rsidR="00776DAA">
          <w:rPr>
            <w:rFonts w:ascii="Arial" w:hAnsi="Arial" w:cs="Arial"/>
            <w:lang w:val="en-US"/>
          </w:rPr>
          <w:t>temperature</w:t>
        </w:r>
      </w:ins>
      <w:ins w:id="109" w:author="Microsoft account" w:date="2022-08-07T14:26:00Z">
        <w:r w:rsidR="00776DAA">
          <w:rPr>
            <w:rFonts w:ascii="Arial" w:hAnsi="Arial" w:cs="Arial"/>
            <w:lang w:val="en-US"/>
          </w:rPr>
          <w:t xml:space="preserve"> </w:t>
        </w:r>
      </w:ins>
      <w:ins w:id="110" w:author="Microsoft account" w:date="2022-08-07T14:27:00Z">
        <w:r w:rsidR="00776DAA">
          <w:rPr>
            <w:rFonts w:ascii="Arial" w:hAnsi="Arial" w:cs="Arial"/>
            <w:lang w:val="en-US"/>
          </w:rPr>
          <w:t>and the 9am temperature and the equation which was used to impute a missing minimum temperature value.</w:t>
        </w:r>
      </w:ins>
      <w:ins w:id="111" w:author="Microsoft account" w:date="2022-08-07T14:39:00Z">
        <w:r w:rsidR="00217C7B">
          <w:rPr>
            <w:rFonts w:ascii="Arial" w:hAnsi="Arial" w:cs="Arial"/>
            <w:lang w:val="en-US"/>
          </w:rPr>
          <w:t xml:space="preserve"> On</w:t>
        </w:r>
      </w:ins>
      <w:ins w:id="112" w:author="Microsoft account" w:date="2022-08-07T17:52:00Z">
        <w:r w:rsidR="00012E54">
          <w:rPr>
            <w:rFonts w:ascii="Arial" w:hAnsi="Arial" w:cs="Arial"/>
            <w:lang w:val="en-US"/>
          </w:rPr>
          <w:t>e</w:t>
        </w:r>
      </w:ins>
      <w:ins w:id="113"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14"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15" w:author="Microsoft account" w:date="2022-08-07T17:55:00Z">
        <w:r w:rsidR="00012E54">
          <w:rPr>
            <w:rFonts w:ascii="Arial" w:hAnsi="Arial" w:cs="Arial"/>
            <w:lang w:val="en-US"/>
          </w:rPr>
          <w:t xml:space="preserve">greatly </w:t>
        </w:r>
      </w:ins>
      <w:ins w:id="116"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7" w:author="Microsoft account" w:date="2022-08-07T12:30:00Z"/>
          <w:rFonts w:ascii="Arial" w:hAnsi="Arial" w:cs="Arial"/>
          <w:lang w:val="en-US"/>
        </w:rPr>
      </w:pPr>
      <w:del w:id="118" w:author="Microsoft account" w:date="2022-08-07T11:48:00Z">
        <w:r w:rsidDel="00F95580">
          <w:rPr>
            <w:rFonts w:ascii="Arial" w:hAnsi="Arial" w:cs="Arial"/>
            <w:lang w:val="en-US"/>
          </w:rPr>
          <w:delText>W</w:delText>
        </w:r>
      </w:del>
      <w:del w:id="119" w:author="Microsoft account" w:date="2022-08-07T12:19:00Z">
        <w:r w:rsidDel="00E77E4A">
          <w:rPr>
            <w:rFonts w:ascii="Arial" w:hAnsi="Arial" w:cs="Arial"/>
            <w:lang w:val="en-US"/>
          </w:rPr>
          <w:delText>ith the weather dataset</w:delText>
        </w:r>
      </w:del>
      <w:del w:id="120" w:author="Microsoft account" w:date="2022-08-07T11:51:00Z">
        <w:r w:rsidDel="00F95580">
          <w:rPr>
            <w:rFonts w:ascii="Arial" w:hAnsi="Arial" w:cs="Arial"/>
            <w:lang w:val="en-US"/>
          </w:rPr>
          <w:delText>,</w:delText>
        </w:r>
      </w:del>
      <w:del w:id="121"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22" w:author="Microsoft account" w:date="2022-08-07T11:48:00Z">
        <w:r w:rsidR="00195812" w:rsidDel="00F95580">
          <w:rPr>
            <w:rFonts w:ascii="Arial" w:hAnsi="Arial" w:cs="Arial"/>
            <w:lang w:val="en-US"/>
          </w:rPr>
          <w:delText>e’ve</w:delText>
        </w:r>
      </w:del>
      <w:del w:id="123"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24" w:author="Microsoft account" w:date="2022-08-07T11:48:00Z">
        <w:r w:rsidR="00195812" w:rsidDel="00F95580">
          <w:rPr>
            <w:rFonts w:ascii="Arial" w:hAnsi="Arial" w:cs="Arial"/>
            <w:lang w:val="en-US"/>
          </w:rPr>
          <w:delText>ed</w:delText>
        </w:r>
      </w:del>
      <w:del w:id="125" w:author="Microsoft account" w:date="2022-08-07T12:19:00Z">
        <w:r w:rsidR="00195812" w:rsidRPr="00195812" w:rsidDel="00E77E4A">
          <w:rPr>
            <w:rFonts w:ascii="Arial" w:hAnsi="Arial" w:cs="Arial"/>
            <w:lang w:val="en-US"/>
          </w:rPr>
          <w:delText xml:space="preserve"> at each feature in a scatterplot facet in OpenRefine to </w:delText>
        </w:r>
      </w:del>
      <w:del w:id="126" w:author="Microsoft account" w:date="2022-08-07T11:48:00Z">
        <w:r w:rsidR="00195812" w:rsidRPr="00195812" w:rsidDel="00F95580">
          <w:rPr>
            <w:rFonts w:ascii="Arial" w:hAnsi="Arial" w:cs="Arial"/>
            <w:lang w:val="en-US"/>
          </w:rPr>
          <w:delText>figure out</w:delText>
        </w:r>
      </w:del>
      <w:del w:id="127"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8"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9" w:author="Microsoft account" w:date="2022-08-07T12:19:00Z">
        <w:r w:rsidR="00195812" w:rsidRPr="00195812" w:rsidDel="00E77E4A">
          <w:rPr>
            <w:rFonts w:ascii="Arial" w:hAnsi="Arial" w:cs="Arial"/>
            <w:lang w:val="en-US"/>
          </w:rPr>
          <w:delText xml:space="preserve">hese two features in Excel, </w:delText>
        </w:r>
      </w:del>
      <w:del w:id="130" w:author="Microsoft account" w:date="2022-08-07T11:49:00Z">
        <w:r w:rsidR="00195812" w:rsidRPr="00195812" w:rsidDel="00F95580">
          <w:rPr>
            <w:rFonts w:ascii="Arial" w:hAnsi="Arial" w:cs="Arial"/>
            <w:lang w:val="en-US"/>
          </w:rPr>
          <w:delText>got a</w:delText>
        </w:r>
      </w:del>
      <w:del w:id="131"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32" w:author="Microsoft account" w:date="2022-08-07T11:49:00Z">
        <w:r w:rsidR="00195812" w:rsidRPr="00195812" w:rsidDel="00F95580">
          <w:rPr>
            <w:rFonts w:ascii="Arial" w:hAnsi="Arial" w:cs="Arial"/>
            <w:lang w:val="en-US"/>
          </w:rPr>
          <w:delText xml:space="preserve"> and</w:delText>
        </w:r>
      </w:del>
      <w:del w:id="133" w:author="Microsoft account" w:date="2022-08-07T12:19:00Z">
        <w:r w:rsidR="00195812" w:rsidRPr="00195812" w:rsidDel="00E77E4A">
          <w:rPr>
            <w:rFonts w:ascii="Arial" w:hAnsi="Arial" w:cs="Arial"/>
            <w:lang w:val="en-US"/>
          </w:rPr>
          <w:delText xml:space="preserve"> used</w:delText>
        </w:r>
      </w:del>
      <w:del w:id="134" w:author="Microsoft account" w:date="2022-08-07T11:49:00Z">
        <w:r w:rsidR="00195812" w:rsidRPr="00195812" w:rsidDel="00F95580">
          <w:rPr>
            <w:rFonts w:ascii="Arial" w:hAnsi="Arial" w:cs="Arial"/>
            <w:lang w:val="en-US"/>
          </w:rPr>
          <w:delText xml:space="preserve"> this</w:delText>
        </w:r>
      </w:del>
      <w:del w:id="135"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6"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7"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8"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ins w:id="139" w:author="Microsoft account" w:date="2022-08-07T12:31:00Z"/>
          <w:rFonts w:ascii="Arial" w:hAnsi="Arial" w:cs="Arial"/>
          <w:lang w:val="en-US"/>
        </w:rPr>
      </w:pPr>
      <w:ins w:id="140"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41" w:author="Microsoft account" w:date="2022-08-07T12:35:00Z">
                                  <w:pPr>
                                    <w:spacing w:after="0" w:line="240" w:lineRule="auto"/>
                                    <w:jc w:val="both"/>
                                  </w:pPr>
                                </w:pPrChange>
                              </w:pPr>
                              <w:bookmarkStart w:id="142" w:name="_Ref110774973"/>
                              <w:ins w:id="143" w:author="Microsoft account" w:date="2022-08-07T12:35:00Z">
                                <w:r>
                                  <w:t xml:space="preserve">Figure </w:t>
                                </w:r>
                                <w:r>
                                  <w:fldChar w:fldCharType="begin"/>
                                </w:r>
                                <w:r>
                                  <w:instrText xml:space="preserve"> SEQ Figure \* ARABIC </w:instrText>
                                </w:r>
                              </w:ins>
                              <w:r>
                                <w:fldChar w:fldCharType="separate"/>
                              </w:r>
                              <w:ins w:id="144" w:author="Microsoft account" w:date="2022-08-07T12:37:00Z">
                                <w:r>
                                  <w:rPr>
                                    <w:noProof/>
                                  </w:rPr>
                                  <w:t>1</w:t>
                                </w:r>
                              </w:ins>
                              <w:ins w:id="145" w:author="Microsoft account" w:date="2022-08-07T12:35:00Z">
                                <w:r>
                                  <w:fldChar w:fldCharType="end"/>
                                </w:r>
                                <w:bookmarkEnd w:id="142"/>
                                <w:r>
                                  <w:t>: Scatterplot from Google OpenRefine</w:t>
                                </w:r>
                                <w:r>
                                  <w:rPr>
                                    <w:noProof/>
                                  </w:rPr>
                                  <w:t xml:space="preserve"> showing correlations between features in the weather dataset</w:t>
                                </w:r>
                              </w:ins>
                              <w:ins w:id="146"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pPr>
                          <w:pStyle w:val="Caption"/>
                          <w:rPr>
                            <w:noProof/>
                          </w:rPr>
                          <w:pPrChange w:id="147" w:author="Microsoft account" w:date="2022-08-07T12:35:00Z">
                            <w:pPr>
                              <w:spacing w:after="0" w:line="240" w:lineRule="auto"/>
                              <w:jc w:val="both"/>
                            </w:pPr>
                          </w:pPrChange>
                        </w:pPr>
                        <w:bookmarkStart w:id="148" w:name="_Ref110774973"/>
                        <w:ins w:id="149" w:author="Microsoft account" w:date="2022-08-07T12:35:00Z">
                          <w:r>
                            <w:t xml:space="preserve">Figure </w:t>
                          </w:r>
                          <w:r>
                            <w:fldChar w:fldCharType="begin"/>
                          </w:r>
                          <w:r>
                            <w:instrText xml:space="preserve"> SEQ Figure \* ARABIC </w:instrText>
                          </w:r>
                        </w:ins>
                        <w:r>
                          <w:fldChar w:fldCharType="separate"/>
                        </w:r>
                        <w:ins w:id="150" w:author="Microsoft account" w:date="2022-08-07T12:37:00Z">
                          <w:r>
                            <w:rPr>
                              <w:noProof/>
                            </w:rPr>
                            <w:t>1</w:t>
                          </w:r>
                        </w:ins>
                        <w:ins w:id="151" w:author="Microsoft account" w:date="2022-08-07T12:35:00Z">
                          <w:r>
                            <w:fldChar w:fldCharType="end"/>
                          </w:r>
                          <w:bookmarkEnd w:id="148"/>
                          <w:r>
                            <w:t>: Scatterplot from Google OpenRefine</w:t>
                          </w:r>
                          <w:r>
                            <w:rPr>
                              <w:noProof/>
                            </w:rPr>
                            <w:t xml:space="preserve"> showing correlations between features in the weather dataset</w:t>
                          </w:r>
                        </w:ins>
                        <w:ins w:id="152"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14A86737" w:rsidR="00E603BC" w:rsidRDefault="00D768D2" w:rsidP="00E54499">
      <w:pPr>
        <w:spacing w:after="0" w:line="240" w:lineRule="auto"/>
        <w:jc w:val="both"/>
        <w:rPr>
          <w:ins w:id="153" w:author="Microsoft account" w:date="2022-08-07T12:33:00Z"/>
          <w:rFonts w:ascii="Arial" w:hAnsi="Arial" w:cs="Arial"/>
          <w:lang w:val="en-US"/>
        </w:rPr>
      </w:pPr>
      <w:del w:id="154" w:author="estela" w:date="2022-08-07T18:54:00Z">
        <w:r w:rsidDel="00D768D2">
          <w:rPr>
            <w:noProof/>
            <w:lang w:eastAsia="en-AU"/>
          </w:rPr>
          <w:drawing>
            <wp:anchor distT="0" distB="0" distL="114300" distR="114300" simplePos="0" relativeHeight="251660288" behindDoc="1" locked="0" layoutInCell="1" allowOverlap="1" wp14:anchorId="5C0EAA56" wp14:editId="1B8C7662">
              <wp:simplePos x="0" y="0"/>
              <wp:positionH relativeFrom="column">
                <wp:posOffset>394574</wp:posOffset>
              </wp:positionH>
              <wp:positionV relativeFrom="paragraph">
                <wp:posOffset>5036624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del>
    </w:p>
    <w:p w14:paraId="23E36387" w14:textId="4761B279" w:rsidR="00194ACD" w:rsidRDefault="00194ACD" w:rsidP="00E54499">
      <w:pPr>
        <w:spacing w:after="0" w:line="240" w:lineRule="auto"/>
        <w:jc w:val="both"/>
        <w:rPr>
          <w:ins w:id="155" w:author="Microsoft account" w:date="2022-08-07T12:33:00Z"/>
          <w:rFonts w:ascii="Arial" w:hAnsi="Arial" w:cs="Arial"/>
          <w:lang w:val="en-US"/>
        </w:rPr>
      </w:pPr>
      <w:ins w:id="156"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57" w:author="Microsoft account" w:date="2022-08-07T12:37:00Z">
                                  <w:pPr>
                                    <w:spacing w:after="0" w:line="240" w:lineRule="auto"/>
                                    <w:jc w:val="both"/>
                                  </w:pPr>
                                </w:pPrChange>
                              </w:pPr>
                              <w:bookmarkStart w:id="158" w:name="_Ref110775002"/>
                              <w:ins w:id="159" w:author="Microsoft account" w:date="2022-08-07T12:37:00Z">
                                <w:r>
                                  <w:t xml:space="preserve">Figure </w:t>
                                </w:r>
                                <w:r>
                                  <w:fldChar w:fldCharType="begin"/>
                                </w:r>
                                <w:r>
                                  <w:instrText xml:space="preserve"> SEQ Figure \* ARABIC </w:instrText>
                                </w:r>
                              </w:ins>
                              <w:r>
                                <w:fldChar w:fldCharType="separate"/>
                              </w:r>
                              <w:ins w:id="160" w:author="Microsoft account" w:date="2022-08-07T12:37:00Z">
                                <w:r>
                                  <w:rPr>
                                    <w:noProof/>
                                  </w:rPr>
                                  <w:t>2</w:t>
                                </w:r>
                                <w:r>
                                  <w:fldChar w:fldCharType="end"/>
                                </w:r>
                                <w:bookmarkEnd w:id="158"/>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pPr>
                          <w:pStyle w:val="Caption"/>
                          <w:rPr>
                            <w:noProof/>
                          </w:rPr>
                          <w:pPrChange w:id="161" w:author="Microsoft account" w:date="2022-08-07T12:37:00Z">
                            <w:pPr>
                              <w:spacing w:after="0" w:line="240" w:lineRule="auto"/>
                              <w:jc w:val="both"/>
                            </w:pPr>
                          </w:pPrChange>
                        </w:pPr>
                        <w:bookmarkStart w:id="162" w:name="_Ref110775002"/>
                        <w:ins w:id="163" w:author="Microsoft account" w:date="2022-08-07T12:37:00Z">
                          <w:r>
                            <w:t xml:space="preserve">Figure </w:t>
                          </w:r>
                          <w:r>
                            <w:fldChar w:fldCharType="begin"/>
                          </w:r>
                          <w:r>
                            <w:instrText xml:space="preserve"> SEQ Figure \* ARABIC </w:instrText>
                          </w:r>
                        </w:ins>
                        <w:r>
                          <w:fldChar w:fldCharType="separate"/>
                        </w:r>
                        <w:ins w:id="164" w:author="Microsoft account" w:date="2022-08-07T12:37:00Z">
                          <w:r>
                            <w:rPr>
                              <w:noProof/>
                            </w:rPr>
                            <w:t>2</w:t>
                          </w:r>
                          <w:r>
                            <w:fldChar w:fldCharType="end"/>
                          </w:r>
                          <w:bookmarkEnd w:id="162"/>
                          <w:r>
                            <w:t>: Excel plot showing linear relationship and equation used for imputation of missing minimum temperature value.</w:t>
                          </w:r>
                        </w:ins>
                      </w:p>
                    </w:txbxContent>
                  </v:textbox>
                </v:shape>
              </w:pict>
            </mc:Fallback>
          </mc:AlternateContent>
        </w:r>
      </w:ins>
    </w:p>
    <w:p w14:paraId="176B54F2" w14:textId="22B1D2AE" w:rsidR="00194ACD" w:rsidRDefault="00194ACD" w:rsidP="00E54499">
      <w:pPr>
        <w:spacing w:after="0" w:line="240" w:lineRule="auto"/>
        <w:jc w:val="both"/>
        <w:rPr>
          <w:ins w:id="165" w:author="Microsoft account" w:date="2022-08-07T12:33:00Z"/>
          <w:rFonts w:ascii="Arial" w:hAnsi="Arial" w:cs="Arial"/>
          <w:lang w:val="en-US"/>
        </w:rPr>
      </w:pPr>
    </w:p>
    <w:p w14:paraId="3717D0C9" w14:textId="3CFC054B" w:rsidR="00194ACD" w:rsidRDefault="00194ACD" w:rsidP="00E54499">
      <w:pPr>
        <w:spacing w:after="0" w:line="240" w:lineRule="auto"/>
        <w:jc w:val="both"/>
        <w:rPr>
          <w:ins w:id="166" w:author="Microsoft account" w:date="2022-08-07T12:36:00Z"/>
          <w:rFonts w:ascii="Arial" w:hAnsi="Arial" w:cs="Arial"/>
          <w:lang w:val="en-US"/>
        </w:rPr>
      </w:pPr>
    </w:p>
    <w:p w14:paraId="72BFEB4D" w14:textId="75DD16A7" w:rsidR="00194ACD" w:rsidRDefault="00194ACD" w:rsidP="00E54499">
      <w:pPr>
        <w:spacing w:after="0" w:line="240" w:lineRule="auto"/>
        <w:jc w:val="both"/>
        <w:rPr>
          <w:ins w:id="167"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68" w:author="Microsoft account" w:date="2022-08-07T12:36:00Z"/>
          <w:rFonts w:ascii="Arial" w:hAnsi="Arial" w:cs="Arial"/>
          <w:lang w:val="en-US"/>
        </w:rPr>
      </w:pPr>
    </w:p>
    <w:p w14:paraId="33CDEA82" w14:textId="0FD86326" w:rsidR="00194ACD" w:rsidRDefault="00194ACD" w:rsidP="00E54499">
      <w:pPr>
        <w:spacing w:after="0" w:line="240" w:lineRule="auto"/>
        <w:jc w:val="both"/>
        <w:rPr>
          <w:ins w:id="169" w:author="Microsoft account" w:date="2022-08-07T12:36:00Z"/>
          <w:rFonts w:ascii="Arial" w:hAnsi="Arial" w:cs="Arial"/>
          <w:lang w:val="en-US"/>
        </w:rPr>
      </w:pPr>
    </w:p>
    <w:p w14:paraId="7DAA59FC" w14:textId="7FCC70E1" w:rsidR="00194ACD" w:rsidRDefault="00194ACD" w:rsidP="00E54499">
      <w:pPr>
        <w:spacing w:after="0" w:line="240" w:lineRule="auto"/>
        <w:jc w:val="both"/>
        <w:rPr>
          <w:ins w:id="170" w:author="Microsoft account" w:date="2022-08-07T12:36:00Z"/>
          <w:rFonts w:ascii="Arial" w:hAnsi="Arial" w:cs="Arial"/>
          <w:lang w:val="en-US"/>
        </w:rPr>
      </w:pPr>
    </w:p>
    <w:p w14:paraId="0B4B13CF" w14:textId="3207763E" w:rsidR="00194ACD" w:rsidRDefault="00194ACD" w:rsidP="00E54499">
      <w:pPr>
        <w:spacing w:after="0" w:line="240" w:lineRule="auto"/>
        <w:jc w:val="both"/>
        <w:rPr>
          <w:ins w:id="171"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72" w:author="Microsoft account" w:date="2022-08-07T12:36:00Z"/>
          <w:rFonts w:ascii="Arial" w:hAnsi="Arial" w:cs="Arial"/>
          <w:lang w:val="en-US"/>
        </w:rPr>
      </w:pPr>
    </w:p>
    <w:p w14:paraId="6E2C4EB5" w14:textId="19A41AC3" w:rsidR="00194ACD" w:rsidRDefault="00194ACD" w:rsidP="00E54499">
      <w:pPr>
        <w:spacing w:after="0" w:line="240" w:lineRule="auto"/>
        <w:jc w:val="both"/>
        <w:rPr>
          <w:ins w:id="173" w:author="Microsoft account" w:date="2022-08-07T12:36:00Z"/>
          <w:rFonts w:ascii="Arial" w:hAnsi="Arial" w:cs="Arial"/>
          <w:lang w:val="en-US"/>
        </w:rPr>
      </w:pPr>
    </w:p>
    <w:p w14:paraId="34D473DC" w14:textId="3C4332D8" w:rsidR="00194ACD" w:rsidRDefault="00194ACD" w:rsidP="00E54499">
      <w:pPr>
        <w:spacing w:after="0" w:line="240" w:lineRule="auto"/>
        <w:jc w:val="both"/>
        <w:rPr>
          <w:ins w:id="174" w:author="Microsoft account" w:date="2022-08-07T12:36:00Z"/>
          <w:rFonts w:ascii="Arial" w:hAnsi="Arial" w:cs="Arial"/>
          <w:lang w:val="en-US"/>
        </w:rPr>
      </w:pPr>
    </w:p>
    <w:p w14:paraId="556D8D5F" w14:textId="0A089B89" w:rsidR="00194ACD" w:rsidRDefault="00944090" w:rsidP="00E54499">
      <w:pPr>
        <w:spacing w:after="0" w:line="240" w:lineRule="auto"/>
        <w:jc w:val="both"/>
        <w:rPr>
          <w:ins w:id="175" w:author="Microsoft account" w:date="2022-08-07T12:36:00Z"/>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ins w:id="176"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77"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78"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79"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80"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81"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82"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83"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ins w:id="184" w:author="estela" w:date="2022-08-07T18:50:00Z"/>
          <w:rFonts w:ascii="Arial" w:hAnsi="Arial" w:cs="Arial"/>
          <w:b/>
          <w:bCs/>
          <w:lang w:val="en-US"/>
        </w:rPr>
      </w:pPr>
    </w:p>
    <w:p w14:paraId="6473D1A0" w14:textId="77777777" w:rsidR="00944090" w:rsidRDefault="00944090" w:rsidP="003365A5">
      <w:pPr>
        <w:spacing w:after="0" w:line="240" w:lineRule="auto"/>
        <w:ind w:left="720"/>
        <w:jc w:val="both"/>
        <w:rPr>
          <w:ins w:id="185" w:author="estela" w:date="2022-08-07T18:50:00Z"/>
          <w:rFonts w:ascii="Arial" w:hAnsi="Arial" w:cs="Arial"/>
          <w:b/>
          <w:bCs/>
          <w:lang w:val="en-US"/>
        </w:rPr>
      </w:pPr>
    </w:p>
    <w:p w14:paraId="6E907CC8" w14:textId="77777777" w:rsidR="00944090" w:rsidRDefault="00944090" w:rsidP="003365A5">
      <w:pPr>
        <w:spacing w:after="0" w:line="240" w:lineRule="auto"/>
        <w:ind w:left="720"/>
        <w:jc w:val="both"/>
        <w:rPr>
          <w:ins w:id="186" w:author="estela" w:date="2022-08-07T18:50:00Z"/>
          <w:rFonts w:ascii="Arial" w:hAnsi="Arial" w:cs="Arial"/>
          <w:b/>
          <w:bCs/>
          <w:lang w:val="en-US"/>
        </w:rPr>
      </w:pPr>
    </w:p>
    <w:p w14:paraId="4F70D002" w14:textId="77777777" w:rsidR="00944090" w:rsidRDefault="00944090" w:rsidP="003365A5">
      <w:pPr>
        <w:spacing w:after="0" w:line="240" w:lineRule="auto"/>
        <w:ind w:left="720"/>
        <w:jc w:val="both"/>
        <w:rPr>
          <w:ins w:id="187" w:author="estela" w:date="2022-08-07T18:50:00Z"/>
          <w:rFonts w:ascii="Arial" w:hAnsi="Arial" w:cs="Arial"/>
          <w:b/>
          <w:bCs/>
          <w:lang w:val="en-US"/>
        </w:rPr>
      </w:pPr>
    </w:p>
    <w:p w14:paraId="2923D311" w14:textId="77777777" w:rsidR="00944090" w:rsidRDefault="00944090" w:rsidP="003365A5">
      <w:pPr>
        <w:spacing w:after="0" w:line="240" w:lineRule="auto"/>
        <w:ind w:left="720"/>
        <w:jc w:val="both"/>
        <w:rPr>
          <w:ins w:id="188" w:author="estela" w:date="2022-08-07T18:50:00Z"/>
          <w:rFonts w:ascii="Arial" w:hAnsi="Arial" w:cs="Arial"/>
          <w:b/>
          <w:bCs/>
          <w:lang w:val="en-US"/>
        </w:rPr>
      </w:pPr>
    </w:p>
    <w:p w14:paraId="08FFBD6D" w14:textId="77777777" w:rsidR="00944090" w:rsidRDefault="00944090" w:rsidP="003365A5">
      <w:pPr>
        <w:spacing w:after="0" w:line="240" w:lineRule="auto"/>
        <w:ind w:left="720"/>
        <w:jc w:val="both"/>
        <w:rPr>
          <w:ins w:id="189" w:author="estela" w:date="2022-08-07T18:50:00Z"/>
          <w:rFonts w:ascii="Arial" w:hAnsi="Arial" w:cs="Arial"/>
          <w:b/>
          <w:bCs/>
          <w:lang w:val="en-US"/>
        </w:rPr>
      </w:pPr>
    </w:p>
    <w:p w14:paraId="632EC6D4" w14:textId="38332A6B" w:rsidR="00944090" w:rsidRDefault="00D768D2" w:rsidP="003365A5">
      <w:pPr>
        <w:spacing w:after="0" w:line="240" w:lineRule="auto"/>
        <w:ind w:left="720"/>
        <w:jc w:val="both"/>
        <w:rPr>
          <w:ins w:id="190" w:author="estela" w:date="2022-08-07T18:50:00Z"/>
          <w:rFonts w:ascii="Arial" w:hAnsi="Arial" w:cs="Arial"/>
          <w:b/>
          <w:bCs/>
          <w:lang w:val="en-US"/>
        </w:rPr>
      </w:pPr>
      <w:ins w:id="191" w:author="estela" w:date="2022-08-07T18:52:00Z">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314C7ED6" w:rsidR="00D768D2" w:rsidRPr="00FB104C" w:rsidRDefault="00D768D2">
                              <w:pPr>
                                <w:pStyle w:val="Caption"/>
                                <w:rPr>
                                  <w:noProof/>
                                </w:rPr>
                                <w:pPrChange w:id="192" w:author="Microsoft account" w:date="2022-08-07T12:35:00Z">
                                  <w:pPr>
                                    <w:spacing w:after="0" w:line="240" w:lineRule="auto"/>
                                    <w:jc w:val="both"/>
                                  </w:pPr>
                                </w:pPrChange>
                              </w:pPr>
                              <w:ins w:id="193" w:author="Microsoft account" w:date="2022-08-07T12:35:00Z">
                                <w:r>
                                  <w:t xml:space="preserve">Figure </w:t>
                                </w:r>
                              </w:ins>
                              <w:ins w:id="194" w:author="estela" w:date="2022-08-07T18:52:00Z">
                                <w:r>
                                  <w:t>2</w:t>
                                </w:r>
                              </w:ins>
                              <w:ins w:id="195" w:author="Microsoft account" w:date="2022-08-07T12:35:00Z">
                                <w:del w:id="196" w:author="estela" w:date="2022-08-07T18:52:00Z">
                                  <w:r w:rsidDel="00D768D2">
                                    <w:fldChar w:fldCharType="begin"/>
                                  </w:r>
                                  <w:r w:rsidDel="00D768D2">
                                    <w:delInstrText xml:space="preserve"> SEQ Figure \* ARABIC </w:delInstrText>
                                  </w:r>
                                </w:del>
                              </w:ins>
                              <w:del w:id="197" w:author="estela" w:date="2022-08-07T18:52:00Z">
                                <w:r w:rsidDel="00D768D2">
                                  <w:fldChar w:fldCharType="separate"/>
                                </w:r>
                              </w:del>
                              <w:ins w:id="198" w:author="Microsoft account" w:date="2022-08-07T12:37:00Z">
                                <w:del w:id="199" w:author="estela" w:date="2022-08-07T18:52:00Z">
                                  <w:r w:rsidDel="00D768D2">
                                    <w:rPr>
                                      <w:noProof/>
                                    </w:rPr>
                                    <w:delText>1</w:delText>
                                  </w:r>
                                </w:del>
                              </w:ins>
                              <w:ins w:id="200" w:author="Microsoft account" w:date="2022-08-07T12:35:00Z">
                                <w:del w:id="201" w:author="estela" w:date="2022-08-07T18:52:00Z">
                                  <w:r w:rsidDel="00D768D2">
                                    <w:fldChar w:fldCharType="end"/>
                                  </w:r>
                                </w:del>
                                <w:r>
                                  <w:t xml:space="preserve">: Scatterplot </w:t>
                                </w:r>
                                <w:del w:id="202" w:author="estela" w:date="2022-08-07T18:53:00Z">
                                  <w:r w:rsidDel="00D768D2">
                                    <w:delText>from Google OpenRefine</w:delText>
                                  </w:r>
                                  <w:r w:rsidDel="00D768D2">
                                    <w:rPr>
                                      <w:noProof/>
                                    </w:rPr>
                                    <w:delText xml:space="preserve"> showing correlations between features in the weather dataset</w:delText>
                                  </w:r>
                                </w:del>
                              </w:ins>
                              <w:ins w:id="203" w:author="Microsoft account" w:date="2022-08-07T12:37:00Z">
                                <w:del w:id="204" w:author="estela" w:date="2022-08-07T18:53:00Z">
                                  <w:r w:rsidDel="00D768D2">
                                    <w:rPr>
                                      <w:noProof/>
                                    </w:rPr>
                                    <w:delText>. These plots used for data imputation and model feature selection.</w:delText>
                                  </w:r>
                                </w:del>
                              </w:ins>
                              <w:ins w:id="205" w:author="estela" w:date="2022-08-07T18:53:00Z">
                                <w:r>
                                  <w:t>from Excel for minimum temperature vs 9 am Tem</w:t>
                                </w:r>
                              </w:ins>
                              <w:ins w:id="206" w:author="estela" w:date="2022-08-07T18:54:00Z">
                                <w:r>
                                  <w:t xml:space="preserve">p in </w:t>
                                </w:r>
                                <w:r w:rsidRPr="00D768D2">
                                  <w:rPr>
                                    <w:vertAlign w:val="superscript"/>
                                    <w:rPrChange w:id="207" w:author="estela" w:date="2022-08-07T18:54:00Z">
                                      <w:rPr>
                                        <w:i/>
                                        <w:iCs/>
                                      </w:rPr>
                                    </w:rPrChange>
                                  </w:rPr>
                                  <w:t>o</w:t>
                                </w:r>
                                <w:r>
                                  <w:t>C</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314C7ED6" w:rsidR="00D768D2" w:rsidRPr="00FB104C" w:rsidRDefault="00D768D2">
                        <w:pPr>
                          <w:pStyle w:val="Caption"/>
                          <w:rPr>
                            <w:noProof/>
                          </w:rPr>
                          <w:pPrChange w:id="208" w:author="Microsoft account" w:date="2022-08-07T12:35:00Z">
                            <w:pPr>
                              <w:spacing w:after="0" w:line="240" w:lineRule="auto"/>
                              <w:jc w:val="both"/>
                            </w:pPr>
                          </w:pPrChange>
                        </w:pPr>
                        <w:ins w:id="209" w:author="Microsoft account" w:date="2022-08-07T12:35:00Z">
                          <w:r>
                            <w:t xml:space="preserve">Figure </w:t>
                          </w:r>
                        </w:ins>
                        <w:ins w:id="210" w:author="estela" w:date="2022-08-07T18:52:00Z">
                          <w:r>
                            <w:t>2</w:t>
                          </w:r>
                        </w:ins>
                        <w:ins w:id="211" w:author="Microsoft account" w:date="2022-08-07T12:35:00Z">
                          <w:del w:id="212" w:author="estela" w:date="2022-08-07T18:52:00Z">
                            <w:r w:rsidDel="00D768D2">
                              <w:fldChar w:fldCharType="begin"/>
                            </w:r>
                            <w:r w:rsidDel="00D768D2">
                              <w:delInstrText xml:space="preserve"> SEQ Figure \* ARABIC </w:delInstrText>
                            </w:r>
                          </w:del>
                        </w:ins>
                        <w:del w:id="213" w:author="estela" w:date="2022-08-07T18:52:00Z">
                          <w:r w:rsidDel="00D768D2">
                            <w:fldChar w:fldCharType="separate"/>
                          </w:r>
                        </w:del>
                        <w:ins w:id="214" w:author="Microsoft account" w:date="2022-08-07T12:37:00Z">
                          <w:del w:id="215" w:author="estela" w:date="2022-08-07T18:52:00Z">
                            <w:r w:rsidDel="00D768D2">
                              <w:rPr>
                                <w:noProof/>
                              </w:rPr>
                              <w:delText>1</w:delText>
                            </w:r>
                          </w:del>
                        </w:ins>
                        <w:ins w:id="216" w:author="Microsoft account" w:date="2022-08-07T12:35:00Z">
                          <w:del w:id="217" w:author="estela" w:date="2022-08-07T18:52:00Z">
                            <w:r w:rsidDel="00D768D2">
                              <w:fldChar w:fldCharType="end"/>
                            </w:r>
                          </w:del>
                          <w:r>
                            <w:t xml:space="preserve">: Scatterplot </w:t>
                          </w:r>
                          <w:del w:id="218" w:author="estela" w:date="2022-08-07T18:53:00Z">
                            <w:r w:rsidDel="00D768D2">
                              <w:delText>from Google OpenRefine</w:delText>
                            </w:r>
                            <w:r w:rsidDel="00D768D2">
                              <w:rPr>
                                <w:noProof/>
                              </w:rPr>
                              <w:delText xml:space="preserve"> showing correlations between features in the weather dataset</w:delText>
                            </w:r>
                          </w:del>
                        </w:ins>
                        <w:ins w:id="219" w:author="Microsoft account" w:date="2022-08-07T12:37:00Z">
                          <w:del w:id="220" w:author="estela" w:date="2022-08-07T18:53:00Z">
                            <w:r w:rsidDel="00D768D2">
                              <w:rPr>
                                <w:noProof/>
                              </w:rPr>
                              <w:delText>. These plots used for data imputation and model feature selection.</w:delText>
                            </w:r>
                          </w:del>
                        </w:ins>
                        <w:ins w:id="221" w:author="estela" w:date="2022-08-07T18:53:00Z">
                          <w:r>
                            <w:t>from Excel for minimum temperature vs 9 am Tem</w:t>
                          </w:r>
                        </w:ins>
                        <w:ins w:id="222" w:author="estela" w:date="2022-08-07T18:54:00Z">
                          <w:r>
                            <w:t xml:space="preserve">p in </w:t>
                          </w:r>
                          <w:r w:rsidRPr="00D768D2">
                            <w:rPr>
                              <w:vertAlign w:val="superscript"/>
                              <w:rPrChange w:id="223" w:author="estela" w:date="2022-08-07T18:54:00Z">
                                <w:rPr>
                                  <w:i/>
                                  <w:iCs/>
                                </w:rPr>
                              </w:rPrChange>
                            </w:rPr>
                            <w:t>o</w:t>
                          </w:r>
                          <w:r>
                            <w:t>C</w:t>
                          </w:r>
                        </w:ins>
                      </w:p>
                    </w:txbxContent>
                  </v:textbox>
                  <w10:wrap type="topAndBottom"/>
                </v:shape>
              </w:pict>
            </mc:Fallback>
          </mc:AlternateContent>
        </w:r>
      </w:ins>
    </w:p>
    <w:p w14:paraId="7DE5364B" w14:textId="77777777" w:rsidR="00944090" w:rsidRDefault="00944090" w:rsidP="003365A5">
      <w:pPr>
        <w:spacing w:after="0" w:line="240" w:lineRule="auto"/>
        <w:ind w:left="720"/>
        <w:jc w:val="both"/>
        <w:rPr>
          <w:ins w:id="224" w:author="estela" w:date="2022-08-07T18:50:00Z"/>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225"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ins w:id="226" w:author="Microsoft account" w:date="2022-08-07T15:06:00Z">
        <w:r w:rsidR="00135A2D">
          <w:rPr>
            <w:rFonts w:ascii="Arial" w:hAnsi="Arial" w:cs="Arial"/>
            <w:lang w:val="en-US"/>
          </w:rPr>
          <w:t>and where</w:t>
        </w:r>
      </w:ins>
      <w:del w:id="227"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228"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229"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230"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231" w:author="Microsoft account" w:date="2022-08-07T11:22:00Z">
        <w:r w:rsidR="00B50250">
          <w:rPr>
            <w:rFonts w:ascii="Arial" w:hAnsi="Arial" w:cs="Arial"/>
            <w:lang w:val="en-US"/>
          </w:rPr>
          <w:t xml:space="preserve"> features</w:t>
        </w:r>
      </w:ins>
      <w:ins w:id="232"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233" w:author="Microsoft account" w:date="2022-08-07T15:08:00Z">
        <w:r w:rsidR="00135A2D">
          <w:rPr>
            <w:rFonts w:ascii="Arial" w:hAnsi="Arial" w:cs="Arial"/>
            <w:lang w:val="en-US"/>
          </w:rPr>
          <w:t>ized</w:t>
        </w:r>
      </w:ins>
      <w:del w:id="234"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235" w:author="Microsoft account" w:date="2022-08-07T15:22:00Z">
        <w:r w:rsidR="00B22321">
          <w:rPr>
            <w:rFonts w:ascii="Arial" w:hAnsi="Arial" w:cs="Arial"/>
            <w:lang w:val="en-US"/>
          </w:rPr>
          <w:t xml:space="preserve"> and e</w:t>
        </w:r>
      </w:ins>
      <w:del w:id="236"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7E56605E" w14:textId="2B67D30D" w:rsidR="00DA6FDC" w:rsidDel="00776DAA" w:rsidRDefault="00DA6FDC" w:rsidP="00E54499">
      <w:pPr>
        <w:spacing w:after="0" w:line="240" w:lineRule="auto"/>
        <w:jc w:val="both"/>
        <w:rPr>
          <w:del w:id="237"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238" w:author="Microsoft account" w:date="2022-08-07T14:34:00Z"/>
          <w:rFonts w:ascii="Arial" w:hAnsi="Arial" w:cs="Arial"/>
          <w:lang w:val="en-US"/>
        </w:rPr>
      </w:pPr>
      <w:del w:id="239"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240"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241"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242"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243"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244"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245"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246"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247"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248"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249"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250"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251"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252"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253"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254"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255"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256"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257"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58"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59" w:author="Microsoft account" w:date="2022-08-07T14:34:00Z"/>
          <w:rFonts w:ascii="Arial" w:hAnsi="Arial" w:cs="Arial"/>
          <w:lang w:val="en-US"/>
        </w:rPr>
      </w:pPr>
      <w:del w:id="260"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61"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62"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63"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64"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65"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66"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67"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68"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69"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70"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71"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72"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73"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74"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75"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76"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77"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78"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79"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80"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81"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82"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83"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84"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85"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86"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87"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88"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89"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90"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91"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92"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93"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94"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95"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96"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97" w:author="Microsoft account" w:date="2022-08-07T14:34:00Z"/>
          <w:rFonts w:ascii="Arial" w:hAnsi="Arial" w:cs="Arial"/>
          <w:lang w:val="en-US"/>
        </w:rPr>
      </w:pPr>
      <w:del w:id="298"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150D279E" w14:textId="7D726D9A" w:rsidR="006556AB" w:rsidDel="00776DAA" w:rsidRDefault="006556AB" w:rsidP="00E54499">
      <w:pPr>
        <w:spacing w:after="0" w:line="240" w:lineRule="auto"/>
        <w:jc w:val="both"/>
        <w:rPr>
          <w:del w:id="299"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300"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301"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302"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303"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304"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305"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306"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307"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308"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309"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310"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311"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312"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313"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314" w:author="Microsoft account" w:date="2022-08-07T14:34:00Z"/>
          <w:rFonts w:ascii="Arial" w:hAnsi="Arial" w:cs="Arial"/>
          <w:lang w:val="en-US"/>
        </w:rPr>
      </w:pPr>
      <w:del w:id="315"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del>
    </w:p>
    <w:p w14:paraId="6F9FAB5B" w14:textId="6F45E728" w:rsidR="004469D3" w:rsidDel="00776DAA" w:rsidRDefault="004469D3" w:rsidP="00E54499">
      <w:pPr>
        <w:spacing w:after="0" w:line="240" w:lineRule="auto"/>
        <w:jc w:val="both"/>
        <w:rPr>
          <w:del w:id="316"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317"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318"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319"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320"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321"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322"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323"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324"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325"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326"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327"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328"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329"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330"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331"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332"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333"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334"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335"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336"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337"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338"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339"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340"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341"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342"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343"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344"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345"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346"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347"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348"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349"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350"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351"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352"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353" w:author="Microsoft account" w:date="2022-08-07T14:34:00Z"/>
          <w:rFonts w:ascii="Arial" w:hAnsi="Arial" w:cs="Arial"/>
          <w:lang w:val="en-US"/>
        </w:rPr>
      </w:pPr>
      <w:del w:id="354"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355"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356" w:author="Microsoft account" w:date="2022-08-07T14:34:00Z"/>
          <w:rFonts w:ascii="Arial" w:hAnsi="Arial" w:cs="Arial"/>
          <w:lang w:val="en-US"/>
        </w:rPr>
      </w:pPr>
    </w:p>
    <w:p w14:paraId="789CC8C5" w14:textId="7AAD9C68" w:rsidR="006556AB" w:rsidDel="00776DAA" w:rsidRDefault="006556AB" w:rsidP="00E54499">
      <w:pPr>
        <w:spacing w:after="0" w:line="240" w:lineRule="auto"/>
        <w:jc w:val="both"/>
        <w:rPr>
          <w:del w:id="357" w:author="Microsoft account" w:date="2022-08-07T14:34:00Z"/>
          <w:rFonts w:ascii="Arial" w:hAnsi="Arial" w:cs="Arial"/>
          <w:lang w:val="en-US"/>
        </w:rPr>
      </w:pPr>
    </w:p>
    <w:p w14:paraId="78701CFD" w14:textId="3F5C03F8" w:rsidR="006556AB" w:rsidDel="00776DAA" w:rsidRDefault="006556AB" w:rsidP="00E54499">
      <w:pPr>
        <w:spacing w:after="0" w:line="240" w:lineRule="auto"/>
        <w:jc w:val="both"/>
        <w:rPr>
          <w:del w:id="358"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59"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60"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61"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62"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63"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64"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65"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66"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67"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68"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69"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70"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71" w:author="Microsoft account" w:date="2022-08-07T14:34:00Z"/>
          <w:rFonts w:ascii="Arial" w:hAnsi="Arial" w:cs="Arial"/>
          <w:lang w:val="en-US"/>
        </w:rPr>
      </w:pPr>
      <w:del w:id="372"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73"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74"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75"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76"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77"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78"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79"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80"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81"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82"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83"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84"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85"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86"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87"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88"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89" w:author="Microsoft account" w:date="2022-08-07T14:34:00Z"/>
          <w:rFonts w:ascii="Arial" w:hAnsi="Arial" w:cs="Arial"/>
          <w:lang w:val="en-US"/>
        </w:rPr>
      </w:pPr>
      <w:del w:id="390"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91"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92"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93"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94"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95"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96"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97"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98"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99"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400"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401"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402"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403"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404"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405"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406"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407"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408"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409"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410"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411"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412"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413"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414"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415"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416"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417"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418"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419"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420"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421"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422"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423"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424"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425"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426"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427"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428"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429"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430"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431"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432"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433"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434"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435"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436"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437"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438"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439"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440"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441"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442"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443"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45BE4CD9" w:rsidR="00655544" w:rsidDel="007013D1" w:rsidRDefault="00655544" w:rsidP="007013D1">
      <w:pPr>
        <w:spacing w:after="0" w:line="240" w:lineRule="auto"/>
        <w:jc w:val="both"/>
        <w:rPr>
          <w:del w:id="444" w:author="estela" w:date="2022-08-07T19:04:00Z"/>
          <w:rFonts w:ascii="Arial" w:hAnsi="Arial" w:cs="Arial"/>
          <w:b/>
          <w:bCs/>
          <w:i/>
          <w:iCs/>
          <w:lang w:val="en-US"/>
        </w:rPr>
      </w:pPr>
    </w:p>
    <w:p w14:paraId="30970769" w14:textId="77777777" w:rsidR="007013D1" w:rsidRDefault="007013D1" w:rsidP="001F1252">
      <w:pPr>
        <w:spacing w:after="0" w:line="240" w:lineRule="auto"/>
        <w:ind w:left="720"/>
        <w:jc w:val="both"/>
        <w:rPr>
          <w:ins w:id="445" w:author="estela" w:date="2022-08-07T19:04:00Z"/>
          <w:rFonts w:ascii="Arial" w:hAnsi="Arial" w:cs="Arial"/>
          <w:b/>
          <w:bCs/>
          <w:lang w:val="en-US"/>
        </w:rPr>
      </w:pPr>
    </w:p>
    <w:p w14:paraId="28030FBB" w14:textId="0FE94B0C" w:rsidR="00D7609C" w:rsidRPr="007013D1" w:rsidDel="00014647" w:rsidRDefault="00D7609C">
      <w:pPr>
        <w:spacing w:after="0" w:line="240" w:lineRule="auto"/>
        <w:jc w:val="both"/>
        <w:rPr>
          <w:ins w:id="446" w:author="Microsoft account" w:date="2022-08-07T14:46:00Z"/>
          <w:del w:id="447" w:author="estela" w:date="2022-08-07T18:54:00Z"/>
          <w:rFonts w:ascii="Arial" w:hAnsi="Arial" w:cs="Arial"/>
          <w:i/>
          <w:iCs/>
          <w:lang w:val="en-US"/>
          <w:rPrChange w:id="448" w:author="estela" w:date="2022-08-07T19:04:00Z">
            <w:rPr>
              <w:ins w:id="449" w:author="Microsoft account" w:date="2022-08-07T14:46:00Z"/>
              <w:del w:id="450" w:author="estela" w:date="2022-08-07T18:54:00Z"/>
              <w:rFonts w:ascii="Arial" w:hAnsi="Arial" w:cs="Arial"/>
              <w:b/>
              <w:bCs/>
              <w:lang w:val="en-US"/>
            </w:rPr>
          </w:rPrChange>
        </w:rPr>
        <w:pPrChange w:id="451" w:author="estela" w:date="2022-08-07T19:04:00Z">
          <w:pPr>
            <w:spacing w:after="0" w:line="240" w:lineRule="auto"/>
            <w:ind w:left="720"/>
            <w:jc w:val="both"/>
          </w:pPr>
        </w:pPrChange>
      </w:pPr>
      <w:ins w:id="452" w:author="Microsoft account" w:date="2022-08-07T11:13:00Z">
        <w:r w:rsidRPr="007013D1">
          <w:rPr>
            <w:rFonts w:ascii="Arial" w:hAnsi="Arial" w:cs="Arial"/>
            <w:i/>
            <w:iCs/>
            <w:lang w:val="en-US"/>
            <w:rPrChange w:id="453" w:author="estela" w:date="2022-08-07T19:04:00Z">
              <w:rPr>
                <w:rFonts w:ascii="Arial" w:hAnsi="Arial" w:cs="Arial"/>
                <w:b/>
                <w:bCs/>
                <w:lang w:val="en-US"/>
              </w:rPr>
            </w:rPrChange>
          </w:rPr>
          <w:t>How have you gone about building your models and how do your models work?</w:t>
        </w:r>
      </w:ins>
      <w:ins w:id="454" w:author="estela" w:date="2022-08-07T19:04:00Z">
        <w:r w:rsidR="007013D1" w:rsidRPr="007013D1">
          <w:rPr>
            <w:rFonts w:ascii="Arial" w:hAnsi="Arial" w:cs="Arial"/>
            <w:i/>
            <w:iCs/>
            <w:lang w:val="en-US"/>
            <w:rPrChange w:id="455" w:author="estela" w:date="2022-08-07T19:04:00Z">
              <w:rPr>
                <w:rFonts w:ascii="Arial" w:hAnsi="Arial" w:cs="Arial"/>
                <w:b/>
                <w:bCs/>
                <w:i/>
                <w:iCs/>
                <w:lang w:val="en-US"/>
              </w:rPr>
            </w:rPrChange>
          </w:rPr>
          <w:t xml:space="preserve"> </w:t>
        </w:r>
      </w:ins>
    </w:p>
    <w:p w14:paraId="7E53DC98" w14:textId="3FC89524" w:rsidR="00E47F12" w:rsidRPr="007013D1" w:rsidDel="007013D1" w:rsidRDefault="00E47F12">
      <w:pPr>
        <w:spacing w:after="0" w:line="240" w:lineRule="auto"/>
        <w:jc w:val="both"/>
        <w:rPr>
          <w:ins w:id="456" w:author="Microsoft account" w:date="2022-08-07T11:13:00Z"/>
          <w:del w:id="457" w:author="estela" w:date="2022-08-07T19:04:00Z"/>
          <w:rFonts w:ascii="Arial" w:hAnsi="Arial" w:cs="Arial"/>
          <w:i/>
          <w:iCs/>
          <w:lang w:val="en-US"/>
          <w:rPrChange w:id="458" w:author="estela" w:date="2022-08-07T19:04:00Z">
            <w:rPr>
              <w:ins w:id="459" w:author="Microsoft account" w:date="2022-08-07T11:13:00Z"/>
              <w:del w:id="460" w:author="estela" w:date="2022-08-07T19:04:00Z"/>
              <w:rFonts w:ascii="Arial" w:hAnsi="Arial" w:cs="Arial"/>
              <w:lang w:val="en-US"/>
            </w:rPr>
          </w:rPrChange>
        </w:rPr>
        <w:pPrChange w:id="461" w:author="estela" w:date="2022-08-07T19:04:00Z">
          <w:pPr>
            <w:spacing w:after="0" w:line="240" w:lineRule="auto"/>
            <w:ind w:left="720"/>
            <w:jc w:val="both"/>
          </w:pPr>
        </w:pPrChange>
      </w:pPr>
    </w:p>
    <w:p w14:paraId="751CD585" w14:textId="6E384194" w:rsidR="00D7609C" w:rsidRPr="007013D1" w:rsidRDefault="00D7609C">
      <w:pPr>
        <w:spacing w:after="0" w:line="240" w:lineRule="auto"/>
        <w:jc w:val="both"/>
        <w:rPr>
          <w:rFonts w:ascii="Arial" w:hAnsi="Arial" w:cs="Arial"/>
          <w:i/>
          <w:iCs/>
          <w:lang w:val="en-US"/>
          <w:rPrChange w:id="462" w:author="estela" w:date="2022-08-07T19:04:00Z">
            <w:rPr>
              <w:rFonts w:ascii="Arial" w:hAnsi="Arial" w:cs="Arial"/>
              <w:b/>
              <w:bCs/>
              <w:lang w:val="en-US"/>
            </w:rPr>
          </w:rPrChange>
        </w:rPr>
        <w:pPrChange w:id="463" w:author="estela" w:date="2022-08-07T19:04:00Z">
          <w:pPr>
            <w:spacing w:after="0" w:line="240" w:lineRule="auto"/>
            <w:ind w:left="720"/>
            <w:jc w:val="both"/>
          </w:pPr>
        </w:pPrChange>
      </w:pPr>
      <w:ins w:id="464" w:author="Microsoft account" w:date="2022-08-07T11:14:00Z">
        <w:r w:rsidRPr="007013D1">
          <w:rPr>
            <w:rFonts w:ascii="Arial" w:hAnsi="Arial" w:cs="Arial"/>
            <w:i/>
            <w:iCs/>
            <w:lang w:val="en-US"/>
            <w:rPrChange w:id="465" w:author="estela" w:date="2022-08-07T19:0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466" w:author="Microsoft account" w:date="2022-08-07T15:17:00Z">
        <w:r w:rsidR="00B22321">
          <w:rPr>
            <w:rFonts w:ascii="Arial" w:hAnsi="Arial" w:cs="Arial"/>
            <w:lang w:val="en-US"/>
          </w:rPr>
          <w:t>s</w:t>
        </w:r>
      </w:ins>
      <w:del w:id="467"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13E56063" w14:textId="1B08BCCF" w:rsidR="00A91485" w:rsidRDefault="00624BF5" w:rsidP="00624BF5">
      <w:pPr>
        <w:spacing w:after="0" w:line="240" w:lineRule="auto"/>
        <w:ind w:left="720"/>
        <w:jc w:val="both"/>
        <w:rPr>
          <w:ins w:id="468" w:author="estela" w:date="2022-08-07T20:15:00Z"/>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0A3916">
        <w:rPr>
          <w:rFonts w:ascii="Arial" w:hAnsi="Arial" w:cs="Arial"/>
          <w:highlight w:val="yellow"/>
          <w:lang w:val="en-US"/>
        </w:rPr>
        <w:t>0.3</w:t>
      </w:r>
      <w:ins w:id="469" w:author="Nie Feng" w:date="2022-08-07T19:36:00Z">
        <w:r w:rsidR="00A91485">
          <w:rPr>
            <w:rFonts w:ascii="Arial" w:hAnsi="Arial" w:cs="Arial"/>
            <w:lang w:val="en-US" w:eastAsia="zh-CN"/>
          </w:rPr>
          <w:t>, which are “</w:t>
        </w:r>
      </w:ins>
      <w:ins w:id="470" w:author="Nie Feng" w:date="2022-08-07T19:37:00Z">
        <w:r w:rsidR="00A91485">
          <w:rPr>
            <w:rFonts w:ascii="Arial" w:hAnsi="Arial" w:cs="Arial"/>
            <w:lang w:val="en-US" w:eastAsia="zh-CN"/>
          </w:rPr>
          <w:t>temperature</w:t>
        </w:r>
      </w:ins>
      <w:ins w:id="471" w:author="Nie Feng" w:date="2022-08-07T19:36:00Z">
        <w:r w:rsidR="00A91485">
          <w:rPr>
            <w:rFonts w:ascii="Arial" w:hAnsi="Arial" w:cs="Arial"/>
            <w:lang w:val="en-US" w:eastAsia="zh-CN"/>
          </w:rPr>
          <w:t>”, “temperature_9am”, and “temperature_3pm”</w:t>
        </w:r>
      </w:ins>
      <w:del w:id="472" w:author="Nie Feng" w:date="2022-08-07T19:35:00Z">
        <w:r w:rsidR="004E0E27" w:rsidRPr="00FB0051" w:rsidDel="00A91485">
          <w:rPr>
            <w:rFonts w:ascii="Arial" w:hAnsi="Arial" w:cs="Arial"/>
            <w:lang w:val="en-US"/>
          </w:rPr>
          <w:delText>.</w:delText>
        </w:r>
      </w:del>
      <w:ins w:id="473" w:author="Nie Feng" w:date="2022-08-07T19:37:00Z">
        <w:r w:rsidR="00A91485">
          <w:rPr>
            <w:rFonts w:ascii="Arial" w:hAnsi="Arial" w:cs="Arial"/>
            <w:lang w:val="en-US"/>
          </w:rPr>
          <w:t xml:space="preserve"> To check the independence of these 3 features, Pearson correlation analysis was conducted again</w:t>
        </w:r>
      </w:ins>
      <w:ins w:id="474" w:author="Nie Feng" w:date="2022-08-07T19:38:00Z">
        <w:r w:rsidR="00A91485">
          <w:rPr>
            <w:rFonts w:ascii="Arial" w:hAnsi="Arial" w:cs="Arial"/>
            <w:lang w:val="en-US"/>
          </w:rPr>
          <w:t xml:space="preserve">, </w:t>
        </w:r>
      </w:ins>
      <w:ins w:id="475" w:author="estela" w:date="2022-08-07T20:27:00Z">
        <w:r w:rsidR="00C35176">
          <w:rPr>
            <w:rFonts w:ascii="Arial" w:hAnsi="Arial" w:cs="Arial"/>
            <w:lang w:val="en-US"/>
          </w:rPr>
          <w:t xml:space="preserve">the results </w:t>
        </w:r>
      </w:ins>
      <w:ins w:id="476" w:author="Nie Feng" w:date="2022-08-07T19:38:00Z">
        <w:r w:rsidR="00A91485">
          <w:rPr>
            <w:rFonts w:ascii="Arial" w:hAnsi="Arial" w:cs="Arial"/>
            <w:lang w:val="en-US"/>
          </w:rPr>
          <w:t xml:space="preserve">showed that all 3 features </w:t>
        </w:r>
      </w:ins>
      <w:ins w:id="477" w:author="estela" w:date="2022-08-07T20:27:00Z">
        <w:r w:rsidR="008F7A0C">
          <w:rPr>
            <w:rFonts w:ascii="Arial" w:hAnsi="Arial" w:cs="Arial"/>
            <w:lang w:val="en-US"/>
          </w:rPr>
          <w:t>we</w:t>
        </w:r>
      </w:ins>
      <w:ins w:id="478" w:author="Nie Feng" w:date="2022-08-07T19:38:00Z">
        <w:del w:id="479" w:author="estela" w:date="2022-08-07T20:27:00Z">
          <w:r w:rsidR="00A91485" w:rsidDel="008F7A0C">
            <w:rPr>
              <w:rFonts w:ascii="Arial" w:hAnsi="Arial" w:cs="Arial"/>
              <w:lang w:val="en-US"/>
            </w:rPr>
            <w:delText>a</w:delText>
          </w:r>
        </w:del>
        <w:r w:rsidR="00A91485">
          <w:rPr>
            <w:rFonts w:ascii="Arial" w:hAnsi="Arial" w:cs="Arial"/>
            <w:lang w:val="en-US"/>
          </w:rPr>
          <w:t>re strongly correlated over 0.6.</w:t>
        </w:r>
      </w:ins>
    </w:p>
    <w:p w14:paraId="35062AE6" w14:textId="77777777" w:rsidR="003E5D98" w:rsidRDefault="003E5D98" w:rsidP="00624BF5">
      <w:pPr>
        <w:spacing w:after="0" w:line="240" w:lineRule="auto"/>
        <w:ind w:left="720"/>
        <w:jc w:val="both"/>
        <w:rPr>
          <w:ins w:id="480" w:author="Nie Feng" w:date="2022-08-07T19:38:00Z"/>
          <w:rFonts w:ascii="Arial" w:hAnsi="Arial" w:cs="Arial"/>
          <w:lang w:val="en-US"/>
        </w:rPr>
      </w:pPr>
    </w:p>
    <w:p w14:paraId="64EBC9FE" w14:textId="3EF54766" w:rsidR="00A91485" w:rsidRDefault="00224BCE">
      <w:pPr>
        <w:spacing w:after="0" w:line="240" w:lineRule="auto"/>
        <w:ind w:left="720"/>
        <w:jc w:val="center"/>
        <w:rPr>
          <w:ins w:id="481" w:author="estela" w:date="2022-08-07T20:19:00Z"/>
          <w:rFonts w:ascii="Arial" w:hAnsi="Arial" w:cs="Arial"/>
          <w:lang w:val="en-US"/>
        </w:rPr>
      </w:pPr>
      <w:ins w:id="482" w:author="estela" w:date="2022-08-07T20:19:00Z">
        <w:r>
          <w:rPr>
            <w:noProof/>
            <w:lang w:eastAsia="en-AU"/>
          </w:rPr>
          <mc:AlternateContent>
            <mc:Choice Requires="wps">
              <w:drawing>
                <wp:anchor distT="0" distB="0" distL="114300" distR="114300" simplePos="0" relativeHeight="251686912" behindDoc="0" locked="0" layoutInCell="1" allowOverlap="1" wp14:anchorId="00A7ECD2" wp14:editId="5E58A532">
                  <wp:simplePos x="0" y="0"/>
                  <wp:positionH relativeFrom="column">
                    <wp:posOffset>1508347</wp:posOffset>
                  </wp:positionH>
                  <wp:positionV relativeFrom="paragraph">
                    <wp:posOffset>961537</wp:posOffset>
                  </wp:positionV>
                  <wp:extent cx="3001645" cy="635"/>
                  <wp:effectExtent l="0" t="0" r="8255" b="0"/>
                  <wp:wrapTopAndBottom/>
                  <wp:docPr id="24" name="Text Box 24"/>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14:paraId="18EEB5EC" w14:textId="4D3C38F5" w:rsidR="005F10E6" w:rsidRPr="00FB104C" w:rsidRDefault="005F10E6" w:rsidP="005F10E6">
                              <w:pPr>
                                <w:pStyle w:val="Caption"/>
                                <w:rPr>
                                  <w:noProof/>
                                </w:rPr>
                                <w:pPrChange w:id="483" w:author="Microsoft account" w:date="2022-08-07T12:35:00Z">
                                  <w:pPr>
                                    <w:spacing w:after="0" w:line="240" w:lineRule="auto"/>
                                    <w:jc w:val="both"/>
                                  </w:pPr>
                                </w:pPrChange>
                              </w:pPr>
                              <w:ins w:id="484" w:author="Microsoft account" w:date="2022-08-07T12:35:00Z">
                                <w:r>
                                  <w:t xml:space="preserve">Figure </w:t>
                                </w:r>
                              </w:ins>
                              <w:ins w:id="485" w:author="estela" w:date="2022-08-07T20:19:00Z">
                                <w:r>
                                  <w:t>3</w:t>
                                </w:r>
                              </w:ins>
                              <w:ins w:id="486" w:author="Microsoft account" w:date="2022-08-07T12:35:00Z">
                                <w:del w:id="487" w:author="estela" w:date="2022-08-07T18:52:00Z">
                                  <w:r w:rsidDel="00D768D2">
                                    <w:fldChar w:fldCharType="begin"/>
                                  </w:r>
                                  <w:r w:rsidDel="00D768D2">
                                    <w:delInstrText xml:space="preserve"> SEQ Figure \* ARABIC </w:delInstrText>
                                  </w:r>
                                </w:del>
                              </w:ins>
                              <w:del w:id="488" w:author="estela" w:date="2022-08-07T18:52:00Z">
                                <w:r w:rsidDel="00D768D2">
                                  <w:fldChar w:fldCharType="separate"/>
                                </w:r>
                              </w:del>
                              <w:ins w:id="489" w:author="Microsoft account" w:date="2022-08-07T12:37:00Z">
                                <w:del w:id="490" w:author="estela" w:date="2022-08-07T18:52:00Z">
                                  <w:r w:rsidDel="00D768D2">
                                    <w:rPr>
                                      <w:noProof/>
                                    </w:rPr>
                                    <w:delText>1</w:delText>
                                  </w:r>
                                </w:del>
                              </w:ins>
                              <w:ins w:id="491" w:author="Microsoft account" w:date="2022-08-07T12:35:00Z">
                                <w:del w:id="492" w:author="estela" w:date="2022-08-07T18:52:00Z">
                                  <w:r w:rsidDel="00D768D2">
                                    <w:fldChar w:fldCharType="end"/>
                                  </w:r>
                                </w:del>
                                <w:r>
                                  <w:t xml:space="preserve">: </w:t>
                                </w:r>
                                <w:del w:id="493" w:author="estela" w:date="2022-08-07T20:19:00Z">
                                  <w:r w:rsidDel="00224BCE">
                                    <w:delText xml:space="preserve">Scatterplot </w:delText>
                                  </w:r>
                                </w:del>
                                <w:del w:id="494" w:author="estela" w:date="2022-08-07T18:53:00Z">
                                  <w:r w:rsidDel="00D768D2">
                                    <w:delText>from Google OpenRefine</w:delText>
                                  </w:r>
                                  <w:r w:rsidDel="00D768D2">
                                    <w:rPr>
                                      <w:noProof/>
                                    </w:rPr>
                                    <w:delText xml:space="preserve"> showing correlations between features in the weather dataset</w:delText>
                                  </w:r>
                                </w:del>
                              </w:ins>
                              <w:ins w:id="495" w:author="Microsoft account" w:date="2022-08-07T12:37:00Z">
                                <w:del w:id="496" w:author="estela" w:date="2022-08-07T18:53:00Z">
                                  <w:r w:rsidDel="00D768D2">
                                    <w:rPr>
                                      <w:noProof/>
                                    </w:rPr>
                                    <w:delText>. These plots used for data imputation and model feature selection.</w:delText>
                                  </w:r>
                                </w:del>
                              </w:ins>
                              <w:ins w:id="497" w:author="estela" w:date="2022-08-07T20:19:00Z">
                                <w:r w:rsidR="00224BCE">
                                  <w:t>Pearson correlation analysis</w:t>
                                </w:r>
                              </w:ins>
                              <w:ins w:id="498" w:author="estela" w:date="2022-08-07T20:20:00Z">
                                <w:r w:rsidR="00224BCE">
                                  <w:t xml:space="preserve"> results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7ECD2" id="Text Box 24" o:spid="_x0000_s1029" type="#_x0000_t202" style="position:absolute;left:0;text-align:left;margin-left:118.75pt;margin-top:75.7pt;width:236.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" stroked="f">
                  <v:textbox style="mso-fit-shape-to-text:t" inset="0,0,0,0">
                    <w:txbxContent>
                      <w:p w14:paraId="18EEB5EC" w14:textId="4D3C38F5" w:rsidR="005F10E6" w:rsidRPr="00FB104C" w:rsidRDefault="005F10E6" w:rsidP="005F10E6">
                        <w:pPr>
                          <w:pStyle w:val="Caption"/>
                          <w:rPr>
                            <w:noProof/>
                          </w:rPr>
                          <w:pPrChange w:id="499" w:author="Microsoft account" w:date="2022-08-07T12:35:00Z">
                            <w:pPr>
                              <w:spacing w:after="0" w:line="240" w:lineRule="auto"/>
                              <w:jc w:val="both"/>
                            </w:pPr>
                          </w:pPrChange>
                        </w:pPr>
                        <w:ins w:id="500" w:author="Microsoft account" w:date="2022-08-07T12:35:00Z">
                          <w:r>
                            <w:t xml:space="preserve">Figure </w:t>
                          </w:r>
                        </w:ins>
                        <w:ins w:id="501" w:author="estela" w:date="2022-08-07T20:19:00Z">
                          <w:r>
                            <w:t>3</w:t>
                          </w:r>
                        </w:ins>
                        <w:ins w:id="502" w:author="Microsoft account" w:date="2022-08-07T12:35:00Z">
                          <w:del w:id="503" w:author="estela" w:date="2022-08-07T18:52:00Z">
                            <w:r w:rsidDel="00D768D2">
                              <w:fldChar w:fldCharType="begin"/>
                            </w:r>
                            <w:r w:rsidDel="00D768D2">
                              <w:delInstrText xml:space="preserve"> SEQ Figure \* ARABIC </w:delInstrText>
                            </w:r>
                          </w:del>
                        </w:ins>
                        <w:del w:id="504" w:author="estela" w:date="2022-08-07T18:52:00Z">
                          <w:r w:rsidDel="00D768D2">
                            <w:fldChar w:fldCharType="separate"/>
                          </w:r>
                        </w:del>
                        <w:ins w:id="505" w:author="Microsoft account" w:date="2022-08-07T12:37:00Z">
                          <w:del w:id="506" w:author="estela" w:date="2022-08-07T18:52:00Z">
                            <w:r w:rsidDel="00D768D2">
                              <w:rPr>
                                <w:noProof/>
                              </w:rPr>
                              <w:delText>1</w:delText>
                            </w:r>
                          </w:del>
                        </w:ins>
                        <w:ins w:id="507" w:author="Microsoft account" w:date="2022-08-07T12:35:00Z">
                          <w:del w:id="508" w:author="estela" w:date="2022-08-07T18:52:00Z">
                            <w:r w:rsidDel="00D768D2">
                              <w:fldChar w:fldCharType="end"/>
                            </w:r>
                          </w:del>
                          <w:r>
                            <w:t xml:space="preserve">: </w:t>
                          </w:r>
                          <w:del w:id="509" w:author="estela" w:date="2022-08-07T20:19:00Z">
                            <w:r w:rsidDel="00224BCE">
                              <w:delText xml:space="preserve">Scatterplot </w:delText>
                            </w:r>
                          </w:del>
                          <w:del w:id="510" w:author="estela" w:date="2022-08-07T18:53:00Z">
                            <w:r w:rsidDel="00D768D2">
                              <w:delText>from Google OpenRefine</w:delText>
                            </w:r>
                            <w:r w:rsidDel="00D768D2">
                              <w:rPr>
                                <w:noProof/>
                              </w:rPr>
                              <w:delText xml:space="preserve"> showing correlations between features in the weather dataset</w:delText>
                            </w:r>
                          </w:del>
                        </w:ins>
                        <w:ins w:id="511" w:author="Microsoft account" w:date="2022-08-07T12:37:00Z">
                          <w:del w:id="512" w:author="estela" w:date="2022-08-07T18:53:00Z">
                            <w:r w:rsidDel="00D768D2">
                              <w:rPr>
                                <w:noProof/>
                              </w:rPr>
                              <w:delText>. These plots used for data imputation and model feature selection.</w:delText>
                            </w:r>
                          </w:del>
                        </w:ins>
                        <w:ins w:id="513" w:author="estela" w:date="2022-08-07T20:19:00Z">
                          <w:r w:rsidR="00224BCE">
                            <w:t>Pearson correlation analysis</w:t>
                          </w:r>
                        </w:ins>
                        <w:ins w:id="514" w:author="estela" w:date="2022-08-07T20:20:00Z">
                          <w:r w:rsidR="00224BCE">
                            <w:t xml:space="preserve"> results</w:t>
                          </w:r>
                        </w:ins>
                      </w:p>
                    </w:txbxContent>
                  </v:textbox>
                  <w10:wrap type="topAndBottom"/>
                </v:shape>
              </w:pict>
            </mc:Fallback>
          </mc:AlternateContent>
        </w:r>
      </w:ins>
      <w:ins w:id="515" w:author="Nie Feng" w:date="2022-08-07T19:38:00Z">
        <w:r w:rsidR="00A91485">
          <w:rPr>
            <w:noProof/>
          </w:rPr>
          <w:drawing>
            <wp:inline distT="0" distB="0" distL="0" distR="0" wp14:anchorId="7F164B67" wp14:editId="0B2E133A">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7036" cy="868746"/>
                      </a:xfrm>
                      <a:prstGeom prst="rect">
                        <a:avLst/>
                      </a:prstGeom>
                    </pic:spPr>
                  </pic:pic>
                </a:graphicData>
              </a:graphic>
            </wp:inline>
          </w:drawing>
        </w:r>
      </w:ins>
    </w:p>
    <w:p w14:paraId="3F4FE470" w14:textId="6602531F" w:rsidR="005F10E6" w:rsidDel="00650715" w:rsidRDefault="005F10E6" w:rsidP="005F10E6">
      <w:pPr>
        <w:spacing w:after="0" w:line="240" w:lineRule="auto"/>
        <w:ind w:left="720"/>
        <w:rPr>
          <w:ins w:id="516" w:author="Nie Feng" w:date="2022-08-07T19:38:00Z"/>
          <w:del w:id="517" w:author="estela" w:date="2022-08-07T20:23:00Z"/>
          <w:rFonts w:ascii="Arial" w:hAnsi="Arial" w:cs="Arial"/>
          <w:lang w:val="en-US"/>
        </w:rPr>
        <w:pPrChange w:id="518" w:author="estela" w:date="2022-08-07T20:19:00Z">
          <w:pPr>
            <w:spacing w:after="0" w:line="240" w:lineRule="auto"/>
            <w:ind w:left="720"/>
            <w:jc w:val="both"/>
          </w:pPr>
        </w:pPrChange>
      </w:pPr>
    </w:p>
    <w:p w14:paraId="0E6C97EB" w14:textId="1C2E2D0B" w:rsidR="0017058A" w:rsidRPr="00FB0051" w:rsidRDefault="00EB4D81" w:rsidP="00624BF5">
      <w:pPr>
        <w:spacing w:after="0" w:line="240" w:lineRule="auto"/>
        <w:ind w:left="720"/>
        <w:jc w:val="both"/>
        <w:rPr>
          <w:rFonts w:ascii="Arial" w:hAnsi="Arial" w:cs="Arial"/>
          <w:lang w:val="en-US"/>
        </w:rPr>
      </w:pPr>
      <w:del w:id="519" w:author="Nie Feng" w:date="2022-08-07T19:35:00Z">
        <w:r w:rsidRPr="00FB0051" w:rsidDel="00A91485">
          <w:rPr>
            <w:rFonts w:ascii="Arial" w:hAnsi="Arial" w:cs="Arial"/>
            <w:lang w:val="en-US"/>
          </w:rPr>
          <w:delText xml:space="preserve"> </w:delText>
        </w:r>
      </w:del>
      <w:r w:rsidR="00C46765" w:rsidRPr="00FB0051">
        <w:rPr>
          <w:rFonts w:ascii="Arial" w:hAnsi="Arial" w:cs="Arial"/>
          <w:lang w:val="en-US"/>
        </w:rPr>
        <w:t>Finally</w:t>
      </w:r>
      <w:r w:rsidR="009118B8" w:rsidRPr="00FB0051">
        <w:rPr>
          <w:rFonts w:ascii="Arial" w:hAnsi="Arial" w:cs="Arial"/>
          <w:lang w:val="en-US"/>
        </w:rPr>
        <w:t>, w</w:t>
      </w:r>
      <w:r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del w:id="520" w:author="Nie Feng" w:date="2022-08-07T19:39:00Z">
        <w:r w:rsidR="004E0E27" w:rsidRPr="00FB0051" w:rsidDel="00A91485">
          <w:rPr>
            <w:rFonts w:ascii="Arial" w:hAnsi="Arial" w:cs="Arial"/>
            <w:lang w:val="en-US"/>
          </w:rPr>
          <w:delText>minimum temperature.</w:delText>
        </w:r>
      </w:del>
      <w:ins w:id="521" w:author="Nie Feng" w:date="2022-08-07T19:39:00Z">
        <w:r w:rsidR="00A91485">
          <w:rPr>
            <w:rFonts w:ascii="Arial" w:hAnsi="Arial" w:cs="Arial" w:hint="eastAsia"/>
            <w:lang w:val="en-US" w:eastAsia="zh-CN"/>
          </w:rPr>
          <w:t>“</w:t>
        </w:r>
        <w:r w:rsidR="00A91485">
          <w:rPr>
            <w:rFonts w:ascii="Arial" w:hAnsi="Arial" w:cs="Arial" w:hint="eastAsia"/>
            <w:lang w:val="en-US" w:eastAsia="zh-CN"/>
          </w:rPr>
          <w:t>temperature</w:t>
        </w:r>
        <w:r w:rsidR="00A91485">
          <w:rPr>
            <w:rFonts w:ascii="Arial" w:hAnsi="Arial" w:cs="Arial"/>
            <w:lang w:val="en-US" w:eastAsia="zh-CN"/>
          </w:rPr>
          <w:t>_min</w:t>
        </w:r>
        <w:r w:rsidR="00A91485">
          <w:rPr>
            <w:rFonts w:ascii="Arial" w:hAnsi="Arial" w:cs="Arial" w:hint="eastAsia"/>
            <w:lang w:val="en-US" w:eastAsia="zh-CN"/>
          </w:rPr>
          <w:t>”</w:t>
        </w:r>
        <w:r w:rsidR="00A91485">
          <w:rPr>
            <w:rFonts w:ascii="Arial" w:hAnsi="Arial" w:cs="Arial" w:hint="eastAsia"/>
            <w:lang w:val="en-US" w:eastAsia="zh-CN"/>
          </w:rPr>
          <w:t>.</w:t>
        </w:r>
      </w:ins>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3DFB7437"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 xml:space="preserve">eparate dataset into </w:t>
      </w:r>
      <w:del w:id="522" w:author="Nie Feng" w:date="2022-08-07T19:50:00Z">
        <w:r w:rsidR="0017058A" w:rsidRPr="000A3916" w:rsidDel="00316A4C">
          <w:rPr>
            <w:rFonts w:ascii="Arial" w:hAnsi="Arial" w:cs="Arial"/>
            <w:highlight w:val="yellow"/>
            <w:lang w:val="en-US"/>
          </w:rPr>
          <w:delText>70</w:delText>
        </w:r>
      </w:del>
      <w:ins w:id="523" w:author="Nie Feng" w:date="2022-08-07T19:50:00Z">
        <w:r w:rsidR="00316A4C">
          <w:rPr>
            <w:rFonts w:ascii="Arial" w:hAnsi="Arial" w:cs="Arial"/>
            <w:highlight w:val="yellow"/>
            <w:lang w:val="en-US"/>
          </w:rPr>
          <w:t>90</w:t>
        </w:r>
      </w:ins>
      <w:r w:rsidR="0017058A" w:rsidRPr="000A3916">
        <w:rPr>
          <w:rFonts w:ascii="Arial" w:hAnsi="Arial" w:cs="Arial"/>
          <w:highlight w:val="yellow"/>
          <w:lang w:val="en-US"/>
        </w:rPr>
        <w:t>%</w:t>
      </w:r>
      <w:r w:rsidR="0017058A" w:rsidRPr="000A3916">
        <w:rPr>
          <w:rFonts w:ascii="Arial" w:hAnsi="Arial" w:cs="Arial"/>
          <w:highlight w:val="yellow"/>
          <w:lang w:val="en-US"/>
          <w:rPrChange w:id="524" w:author="estela" w:date="2022-08-07T18:57:00Z">
            <w:rPr>
              <w:rFonts w:ascii="Arial" w:hAnsi="Arial" w:cs="Arial"/>
              <w:lang w:val="en-US"/>
            </w:rPr>
          </w:rPrChange>
        </w:rPr>
        <w:t xml:space="preserve"> train and </w:t>
      </w:r>
      <w:del w:id="525" w:author="Nie Feng" w:date="2022-08-07T19:50:00Z">
        <w:r w:rsidR="0017058A" w:rsidRPr="000A3916" w:rsidDel="00316A4C">
          <w:rPr>
            <w:rFonts w:ascii="Arial" w:hAnsi="Arial" w:cs="Arial"/>
            <w:highlight w:val="yellow"/>
            <w:lang w:val="en-US"/>
          </w:rPr>
          <w:delText>30</w:delText>
        </w:r>
      </w:del>
      <w:ins w:id="526" w:author="Nie Feng" w:date="2022-08-07T19:50:00Z">
        <w:r w:rsidR="00316A4C">
          <w:rPr>
            <w:rFonts w:ascii="Arial" w:hAnsi="Arial" w:cs="Arial"/>
            <w:highlight w:val="yellow"/>
            <w:lang w:val="en-US"/>
          </w:rPr>
          <w:t>1</w:t>
        </w:r>
        <w:r w:rsidR="00316A4C" w:rsidRPr="000A3916">
          <w:rPr>
            <w:rFonts w:ascii="Arial" w:hAnsi="Arial" w:cs="Arial"/>
            <w:highlight w:val="yellow"/>
            <w:lang w:val="en-US"/>
          </w:rPr>
          <w:t>0</w:t>
        </w:r>
      </w:ins>
      <w:r w:rsidR="0017058A" w:rsidRPr="000A3916">
        <w:rPr>
          <w:rFonts w:ascii="Arial" w:hAnsi="Arial" w:cs="Arial"/>
          <w:highlight w:val="yellow"/>
          <w:lang w:val="en-US"/>
        </w:rPr>
        <w:t>%</w:t>
      </w:r>
      <w:r w:rsidR="0017058A" w:rsidRPr="000A3916">
        <w:rPr>
          <w:rFonts w:ascii="Arial" w:hAnsi="Arial" w:cs="Arial"/>
          <w:highlight w:val="yellow"/>
          <w:lang w:val="en-US"/>
          <w:rPrChange w:id="527" w:author="estela" w:date="2022-08-07T18:57:00Z">
            <w:rPr>
              <w:rFonts w:ascii="Arial" w:hAnsi="Arial" w:cs="Arial"/>
              <w:lang w:val="en-US"/>
            </w:rPr>
          </w:rPrChange>
        </w:rPr>
        <w:t xml:space="preserve">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4D4C1A5F"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of </w:t>
      </w:r>
      <w:r w:rsidR="00826157" w:rsidRPr="000A3916">
        <w:rPr>
          <w:rFonts w:ascii="Arial" w:hAnsi="Arial" w:cs="Arial"/>
          <w:color w:val="000000" w:themeColor="text1"/>
          <w:highlight w:val="yellow"/>
          <w:lang w:val="en-US"/>
          <w:rPrChange w:id="528" w:author="estela" w:date="2022-08-07T18:57:00Z">
            <w:rPr>
              <w:rFonts w:ascii="Arial" w:hAnsi="Arial" w:cs="Arial"/>
              <w:color w:val="000000" w:themeColor="text1"/>
              <w:lang w:val="en-US"/>
            </w:rPr>
          </w:rPrChange>
        </w:rPr>
        <w:t>10</w:t>
      </w:r>
      <w:r w:rsidRPr="00FB0051">
        <w:rPr>
          <w:rFonts w:ascii="Arial" w:hAnsi="Arial" w:cs="Arial"/>
          <w:color w:val="000000" w:themeColor="text1"/>
          <w:lang w:val="en-US"/>
        </w:rPr>
        <w:t xml:space="preserve"> and we have observed that </w:t>
      </w:r>
      <w:ins w:id="529" w:author="Nie Feng" w:date="2022-08-07T19:54:00Z">
        <w:r w:rsidR="00316A4C">
          <w:rPr>
            <w:rFonts w:ascii="Arial" w:hAnsi="Arial" w:cs="Arial"/>
            <w:color w:val="000000" w:themeColor="text1"/>
            <w:lang w:val="en-US"/>
          </w:rPr>
          <w:t>the average r2 score raised while k increasing, but it went down while k increased too big. Here</w:t>
        </w:r>
      </w:ins>
      <w:ins w:id="530" w:author="Nie Feng" w:date="2022-08-07T19:55:00Z">
        <w:r w:rsidR="00316A4C">
          <w:rPr>
            <w:rFonts w:ascii="Arial" w:hAnsi="Arial" w:cs="Arial"/>
            <w:color w:val="000000" w:themeColor="text1"/>
            <w:lang w:val="en-US"/>
          </w:rPr>
          <w:t xml:space="preserve"> we chose k-10 for experimental design.</w:t>
        </w:r>
      </w:ins>
      <w:del w:id="531" w:author="Nie Feng" w:date="2022-08-07T19:55:00Z">
        <w:r w:rsidR="00475F65" w:rsidRPr="00FB0051" w:rsidDel="00316A4C">
          <w:rPr>
            <w:rFonts w:ascii="Arial" w:hAnsi="Arial" w:cs="Arial"/>
            <w:color w:val="000000" w:themeColor="text1"/>
            <w:lang w:val="en-US"/>
          </w:rPr>
          <w:delText xml:space="preserve">as the </w:delText>
        </w:r>
        <w:r w:rsidRPr="00FB0051" w:rsidDel="00316A4C">
          <w:rPr>
            <w:rFonts w:ascii="Arial" w:hAnsi="Arial" w:cs="Arial"/>
            <w:color w:val="000000" w:themeColor="text1"/>
            <w:lang w:val="en-US"/>
          </w:rPr>
          <w:delText>k-fold value</w:delText>
        </w:r>
        <w:r w:rsidR="00475F65" w:rsidRPr="00FB0051" w:rsidDel="00316A4C">
          <w:rPr>
            <w:rFonts w:ascii="Arial" w:hAnsi="Arial" w:cs="Arial"/>
            <w:color w:val="000000" w:themeColor="text1"/>
            <w:lang w:val="en-US"/>
          </w:rPr>
          <w:delText xml:space="preserve"> was higher, the accuracy score is better.</w:delText>
        </w:r>
        <w:r w:rsidR="00475F65" w:rsidDel="00316A4C">
          <w:rPr>
            <w:rFonts w:ascii="Arial" w:hAnsi="Arial" w:cs="Arial"/>
            <w:color w:val="000000" w:themeColor="text1"/>
            <w:lang w:val="en-US"/>
          </w:rPr>
          <w:delText xml:space="preserve"> </w:delText>
        </w:r>
      </w:del>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5AE755E9" w14:textId="41AA5505" w:rsidR="005450A8" w:rsidRDefault="00837380" w:rsidP="00465C49">
      <w:pPr>
        <w:spacing w:after="0" w:line="240" w:lineRule="auto"/>
        <w:ind w:left="720"/>
        <w:jc w:val="both"/>
        <w:rPr>
          <w:ins w:id="532" w:author="estela" w:date="2022-08-07T20:18:00Z"/>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ins w:id="533" w:author="Nie Feng" w:date="2022-08-07T19:56:00Z">
        <w:r w:rsidR="005450A8">
          <w:rPr>
            <w:rFonts w:ascii="Arial" w:hAnsi="Arial" w:cs="Arial"/>
            <w:lang w:val="en-US"/>
          </w:rPr>
          <w:t xml:space="preserve">average </w:t>
        </w:r>
      </w:ins>
      <w:r w:rsidR="008607EC" w:rsidRPr="000A3916">
        <w:rPr>
          <w:rFonts w:ascii="Arial" w:hAnsi="Arial" w:cs="Arial"/>
          <w:highlight w:val="yellow"/>
          <w:lang w:val="en-US"/>
          <w:rPrChange w:id="534" w:author="estela" w:date="2022-08-07T18:57:00Z">
            <w:rPr>
              <w:rFonts w:ascii="Arial" w:hAnsi="Arial" w:cs="Arial"/>
              <w:lang w:val="en-US"/>
            </w:rPr>
          </w:rPrChange>
        </w:rPr>
        <w:t>r</w:t>
      </w:r>
      <w:r w:rsidR="008607EC" w:rsidRPr="000A3916">
        <w:rPr>
          <w:rFonts w:ascii="Arial" w:hAnsi="Arial" w:cs="Arial"/>
          <w:highlight w:val="yellow"/>
          <w:vertAlign w:val="superscript"/>
          <w:lang w:val="en-US"/>
          <w:rPrChange w:id="535" w:author="estela" w:date="2022-08-07T18:57:00Z">
            <w:rPr>
              <w:rFonts w:ascii="Arial" w:hAnsi="Arial" w:cs="Arial"/>
              <w:vertAlign w:val="superscript"/>
              <w:lang w:val="en-US"/>
            </w:rPr>
          </w:rPrChange>
        </w:rPr>
        <w:t>2</w:t>
      </w:r>
      <w:r w:rsidR="008607EC" w:rsidRPr="000A3916">
        <w:rPr>
          <w:rFonts w:ascii="Arial" w:hAnsi="Arial" w:cs="Arial"/>
          <w:highlight w:val="yellow"/>
          <w:lang w:val="en-US"/>
          <w:rPrChange w:id="536" w:author="estela" w:date="2022-08-07T18:57:00Z">
            <w:rPr>
              <w:rFonts w:ascii="Arial" w:hAnsi="Arial" w:cs="Arial"/>
              <w:lang w:val="en-US"/>
            </w:rPr>
          </w:rPrChange>
        </w:rPr>
        <w:t xml:space="preserve"> score of </w:t>
      </w:r>
      <w:r w:rsidR="008607EC" w:rsidRPr="000A3916">
        <w:rPr>
          <w:rFonts w:ascii="Arial" w:hAnsi="Arial" w:cs="Arial"/>
          <w:highlight w:val="yellow"/>
          <w:lang w:val="en-US"/>
        </w:rPr>
        <w:t>0.</w:t>
      </w:r>
      <w:del w:id="537" w:author="Nie Feng" w:date="2022-08-07T19:55:00Z">
        <w:r w:rsidR="008607EC" w:rsidRPr="000A3916" w:rsidDel="005450A8">
          <w:rPr>
            <w:rFonts w:ascii="Arial" w:hAnsi="Arial" w:cs="Arial"/>
            <w:highlight w:val="yellow"/>
            <w:lang w:val="en-US"/>
          </w:rPr>
          <w:delText>25</w:delText>
        </w:r>
      </w:del>
      <w:ins w:id="538" w:author="Nie Feng" w:date="2022-08-07T19:55:00Z">
        <w:r w:rsidR="005450A8" w:rsidRPr="000A3916">
          <w:rPr>
            <w:rFonts w:ascii="Arial" w:hAnsi="Arial" w:cs="Arial"/>
            <w:highlight w:val="yellow"/>
            <w:lang w:val="en-US"/>
          </w:rPr>
          <w:t>2</w:t>
        </w:r>
        <w:r w:rsidR="005450A8">
          <w:rPr>
            <w:rFonts w:ascii="Arial" w:hAnsi="Arial" w:cs="Arial"/>
            <w:lang w:val="en-US"/>
          </w:rPr>
          <w:t>3</w:t>
        </w:r>
      </w:ins>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FB0051">
        <w:rPr>
          <w:rFonts w:ascii="Arial" w:hAnsi="Arial" w:cs="Arial"/>
          <w:lang w:val="en-US"/>
          <w:rPrChange w:id="539" w:author="estela" w:date="2022-08-07T18:55:00Z">
            <w:rPr>
              <w:rFonts w:ascii="Arial" w:hAnsi="Arial" w:cs="Arial"/>
              <w:highlight w:val="yellow"/>
              <w:lang w:val="en-US"/>
            </w:rPr>
          </w:rPrChange>
        </w:rPr>
        <w:t>min</w:t>
      </w:r>
      <w:r w:rsidR="00ED4143" w:rsidRPr="00FB0051">
        <w:rPr>
          <w:rFonts w:ascii="Arial" w:hAnsi="Arial" w:cs="Arial"/>
          <w:lang w:val="en-US"/>
          <w:rPrChange w:id="540" w:author="estela" w:date="2022-08-07T18:55:00Z">
            <w:rPr>
              <w:rFonts w:ascii="Arial" w:hAnsi="Arial" w:cs="Arial"/>
              <w:highlight w:val="yellow"/>
              <w:lang w:val="en-US"/>
            </w:rPr>
          </w:rPrChange>
        </w:rPr>
        <w:t>imum</w:t>
      </w:r>
      <w:r w:rsidR="007736B5" w:rsidRPr="00FB0051">
        <w:rPr>
          <w:rFonts w:ascii="Arial" w:hAnsi="Arial" w:cs="Arial"/>
          <w:lang w:val="en-US"/>
          <w:rPrChange w:id="541" w:author="estela" w:date="2022-08-07T18:55:00Z">
            <w:rPr>
              <w:rFonts w:ascii="Arial" w:hAnsi="Arial" w:cs="Arial"/>
              <w:highlight w:val="yellow"/>
              <w:lang w:val="en-US"/>
            </w:rPr>
          </w:rPrChange>
        </w:rPr>
        <w:t xml:space="preserve"> temperature</w:t>
      </w:r>
      <w:r w:rsidRPr="00FB0051">
        <w:rPr>
          <w:rFonts w:ascii="Arial" w:hAnsi="Arial" w:cs="Arial"/>
          <w:lang w:val="en-US"/>
        </w:rPr>
        <w:t xml:space="preserve"> and the </w:t>
      </w:r>
      <w:ins w:id="542" w:author="Nie Feng" w:date="2022-08-07T19:56:00Z">
        <w:r w:rsidR="005450A8">
          <w:rPr>
            <w:rFonts w:ascii="Arial" w:hAnsi="Arial" w:cs="Arial"/>
            <w:lang w:val="en-US"/>
          </w:rPr>
          <w:t xml:space="preserve">max </w:t>
        </w:r>
      </w:ins>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ins w:id="543" w:author="Nie Feng" w:date="2022-08-07T19:58:00Z">
        <w:r w:rsidR="005450A8">
          <w:rPr>
            <w:rFonts w:ascii="Arial" w:hAnsi="Arial" w:cs="Arial"/>
            <w:color w:val="000000" w:themeColor="text1"/>
            <w:lang w:val="en-US"/>
          </w:rPr>
          <w:t>However</w:t>
        </w:r>
      </w:ins>
      <w:ins w:id="544" w:author="Nie Feng" w:date="2022-08-07T19:59:00Z">
        <w:r w:rsidR="005450A8">
          <w:rPr>
            <w:rFonts w:ascii="Arial" w:hAnsi="Arial" w:cs="Arial"/>
            <w:color w:val="000000" w:themeColor="text1"/>
            <w:lang w:val="en-US"/>
          </w:rPr>
          <w:t>, the linear relationship is not strong enough to use this model to predict max demand usage.</w:t>
        </w:r>
      </w:ins>
    </w:p>
    <w:p w14:paraId="3E8C6D05" w14:textId="77777777" w:rsidR="003E5D98" w:rsidRDefault="003E5D98" w:rsidP="00465C49">
      <w:pPr>
        <w:spacing w:after="0" w:line="240" w:lineRule="auto"/>
        <w:ind w:left="720"/>
        <w:jc w:val="both"/>
        <w:rPr>
          <w:ins w:id="545" w:author="Nie Feng" w:date="2022-08-07T19:59:00Z"/>
          <w:rFonts w:ascii="Arial" w:hAnsi="Arial" w:cs="Arial"/>
          <w:color w:val="000000" w:themeColor="text1"/>
          <w:lang w:val="en-US"/>
        </w:rPr>
      </w:pPr>
    </w:p>
    <w:p w14:paraId="6305DED7" w14:textId="3D14CAD0" w:rsidR="005450A8" w:rsidRDefault="005450A8" w:rsidP="00465C49">
      <w:pPr>
        <w:spacing w:after="0" w:line="240" w:lineRule="auto"/>
        <w:ind w:left="720"/>
        <w:jc w:val="both"/>
        <w:rPr>
          <w:ins w:id="546" w:author="Nie Feng" w:date="2022-08-07T19:57:00Z"/>
          <w:rFonts w:ascii="Arial" w:hAnsi="Arial" w:cs="Arial"/>
          <w:color w:val="000000" w:themeColor="text1"/>
          <w:lang w:val="en-US" w:eastAsia="zh-CN"/>
        </w:rPr>
      </w:pPr>
      <w:ins w:id="547" w:author="Nie Feng" w:date="2022-08-07T19:59:00Z">
        <w:r>
          <w:rPr>
            <w:rFonts w:ascii="Arial" w:hAnsi="Arial" w:cs="Arial" w:hint="eastAsia"/>
            <w:color w:val="000000" w:themeColor="text1"/>
            <w:lang w:val="en-US" w:eastAsia="zh-CN"/>
          </w:rPr>
          <w:t>F</w:t>
        </w:r>
        <w:r>
          <w:rPr>
            <w:rFonts w:ascii="Arial" w:hAnsi="Arial" w:cs="Arial"/>
            <w:color w:val="000000" w:themeColor="text1"/>
            <w:lang w:val="en-US" w:eastAsia="zh-CN"/>
          </w:rPr>
          <w:t>or one specific data</w:t>
        </w:r>
      </w:ins>
      <w:ins w:id="548" w:author="estela" w:date="2022-08-07T20:18:00Z">
        <w:r w:rsidR="003E5D98">
          <w:rPr>
            <w:rFonts w:ascii="Arial" w:hAnsi="Arial" w:cs="Arial"/>
            <w:color w:val="000000" w:themeColor="text1"/>
            <w:lang w:val="en-US" w:eastAsia="zh-CN"/>
          </w:rPr>
          <w:t>-</w:t>
        </w:r>
      </w:ins>
      <w:ins w:id="549" w:author="Nie Feng" w:date="2022-08-07T19:59:00Z">
        <w:del w:id="550" w:author="estela" w:date="2022-08-07T20:18:00Z">
          <w:r w:rsidDel="003E5D98">
            <w:rPr>
              <w:rFonts w:ascii="Arial" w:hAnsi="Arial" w:cs="Arial"/>
              <w:color w:val="000000" w:themeColor="text1"/>
              <w:lang w:val="en-US" w:eastAsia="zh-CN"/>
            </w:rPr>
            <w:delText xml:space="preserve">  </w:delText>
          </w:r>
        </w:del>
        <w:r>
          <w:rPr>
            <w:rFonts w:ascii="Arial" w:hAnsi="Arial" w:cs="Arial"/>
            <w:color w:val="000000" w:themeColor="text1"/>
            <w:lang w:val="en-US" w:eastAsia="zh-CN"/>
          </w:rPr>
          <w:t xml:space="preserve">split </w:t>
        </w:r>
      </w:ins>
      <w:ins w:id="551" w:author="Nie Feng" w:date="2022-08-07T20:00:00Z">
        <w:r>
          <w:rPr>
            <w:rFonts w:ascii="Arial" w:hAnsi="Arial" w:cs="Arial"/>
            <w:color w:val="000000" w:themeColor="text1"/>
            <w:lang w:val="en-US" w:eastAsia="zh-CN"/>
          </w:rPr>
          <w:t xml:space="preserve">model in K folder technique, the r2 score is 42.99%. The test result followed the regression </w:t>
        </w:r>
        <w:r w:rsidR="009F77A4">
          <w:rPr>
            <w:rFonts w:ascii="Arial" w:hAnsi="Arial" w:cs="Arial"/>
            <w:color w:val="000000" w:themeColor="text1"/>
            <w:lang w:val="en-US" w:eastAsia="zh-CN"/>
          </w:rPr>
          <w:t>lin</w:t>
        </w:r>
      </w:ins>
      <w:ins w:id="552" w:author="Nie Feng" w:date="2022-08-07T20:01:00Z">
        <w:r w:rsidR="009F77A4">
          <w:rPr>
            <w:rFonts w:ascii="Arial" w:hAnsi="Arial" w:cs="Arial"/>
            <w:color w:val="000000" w:themeColor="text1"/>
            <w:lang w:val="en-US" w:eastAsia="zh-CN"/>
          </w:rPr>
          <w:t>e.</w:t>
        </w:r>
      </w:ins>
    </w:p>
    <w:p w14:paraId="3985CB09" w14:textId="61B55677" w:rsidR="005450A8" w:rsidRDefault="00224BCE" w:rsidP="00465C49">
      <w:pPr>
        <w:spacing w:after="0" w:line="240" w:lineRule="auto"/>
        <w:ind w:left="720"/>
        <w:jc w:val="both"/>
        <w:rPr>
          <w:ins w:id="553" w:author="estela" w:date="2022-08-07T20:20:00Z"/>
          <w:rFonts w:ascii="Arial" w:hAnsi="Arial" w:cs="Arial"/>
          <w:color w:val="000000" w:themeColor="text1"/>
          <w:lang w:val="en-US"/>
        </w:rPr>
      </w:pPr>
      <w:ins w:id="554" w:author="estela" w:date="2022-08-07T20:20:00Z">
        <w:r>
          <w:rPr>
            <w:noProof/>
            <w:lang w:eastAsia="en-AU"/>
          </w:rPr>
          <mc:AlternateContent>
            <mc:Choice Requires="wps">
              <w:drawing>
                <wp:anchor distT="0" distB="0" distL="114300" distR="114300" simplePos="0" relativeHeight="251688960" behindDoc="0" locked="0" layoutInCell="1" allowOverlap="1" wp14:anchorId="1861FA24" wp14:editId="0EF74282">
                  <wp:simplePos x="0" y="0"/>
                  <wp:positionH relativeFrom="column">
                    <wp:posOffset>593947</wp:posOffset>
                  </wp:positionH>
                  <wp:positionV relativeFrom="paragraph">
                    <wp:posOffset>2466184</wp:posOffset>
                  </wp:positionV>
                  <wp:extent cx="4725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9CCE453" w14:textId="32E1C4C2" w:rsidR="00224BCE" w:rsidRPr="00FB104C" w:rsidRDefault="00224BCE" w:rsidP="00224BCE">
                              <w:pPr>
                                <w:pStyle w:val="Caption"/>
                                <w:rPr>
                                  <w:noProof/>
                                </w:rPr>
                                <w:pPrChange w:id="555" w:author="Microsoft account" w:date="2022-08-07T12:35:00Z">
                                  <w:pPr>
                                    <w:spacing w:after="0" w:line="240" w:lineRule="auto"/>
                                    <w:jc w:val="both"/>
                                  </w:pPr>
                                </w:pPrChange>
                              </w:pPr>
                              <w:ins w:id="556" w:author="Microsoft account" w:date="2022-08-07T12:35:00Z">
                                <w:r>
                                  <w:t xml:space="preserve">Figure </w:t>
                                </w:r>
                              </w:ins>
                              <w:ins w:id="557" w:author="estela" w:date="2022-08-07T20:20:00Z">
                                <w:r>
                                  <w:t>4</w:t>
                                </w:r>
                              </w:ins>
                              <w:ins w:id="558" w:author="Microsoft account" w:date="2022-08-07T12:35:00Z">
                                <w:del w:id="559" w:author="estela" w:date="2022-08-07T18:52:00Z">
                                  <w:r w:rsidDel="00D768D2">
                                    <w:fldChar w:fldCharType="begin"/>
                                  </w:r>
                                  <w:r w:rsidDel="00D768D2">
                                    <w:delInstrText xml:space="preserve"> SEQ Figure \* ARABIC </w:delInstrText>
                                  </w:r>
                                </w:del>
                              </w:ins>
                              <w:del w:id="560" w:author="estela" w:date="2022-08-07T18:52:00Z">
                                <w:r w:rsidDel="00D768D2">
                                  <w:fldChar w:fldCharType="separate"/>
                                </w:r>
                              </w:del>
                              <w:ins w:id="561" w:author="Microsoft account" w:date="2022-08-07T12:37:00Z">
                                <w:del w:id="562" w:author="estela" w:date="2022-08-07T18:52:00Z">
                                  <w:r w:rsidDel="00D768D2">
                                    <w:rPr>
                                      <w:noProof/>
                                    </w:rPr>
                                    <w:delText>1</w:delText>
                                  </w:r>
                                </w:del>
                              </w:ins>
                              <w:ins w:id="563" w:author="Microsoft account" w:date="2022-08-07T12:35:00Z">
                                <w:del w:id="564" w:author="estela" w:date="2022-08-07T18:52:00Z">
                                  <w:r w:rsidDel="00D768D2">
                                    <w:fldChar w:fldCharType="end"/>
                                  </w:r>
                                </w:del>
                                <w:r>
                                  <w:t xml:space="preserve">: </w:t>
                                </w:r>
                                <w:del w:id="565" w:author="estela" w:date="2022-08-07T20:19:00Z">
                                  <w:r w:rsidDel="00224BCE">
                                    <w:delText xml:space="preserve">Scatterplot </w:delText>
                                  </w:r>
                                </w:del>
                                <w:del w:id="566" w:author="estela" w:date="2022-08-07T18:53:00Z">
                                  <w:r w:rsidDel="00D768D2">
                                    <w:delText>from Google OpenRefine</w:delText>
                                  </w:r>
                                  <w:r w:rsidDel="00D768D2">
                                    <w:rPr>
                                      <w:noProof/>
                                    </w:rPr>
                                    <w:delText xml:space="preserve"> showing correlations between features in the weather dataset</w:delText>
                                  </w:r>
                                </w:del>
                              </w:ins>
                              <w:ins w:id="567" w:author="Microsoft account" w:date="2022-08-07T12:37:00Z">
                                <w:del w:id="568" w:author="estela" w:date="2022-08-07T18:53:00Z">
                                  <w:r w:rsidDel="00D768D2">
                                    <w:rPr>
                                      <w:noProof/>
                                    </w:rPr>
                                    <w:delText>. These plots used for data imputation and model feature selection.</w:delText>
                                  </w:r>
                                </w:del>
                              </w:ins>
                              <w:ins w:id="569" w:author="estela" w:date="2022-08-07T20:20:00Z">
                                <w:r>
                                  <w:t>Linear Regression</w:t>
                                </w:r>
                              </w:ins>
                              <w:ins w:id="570" w:author="estela" w:date="2022-08-07T20:21:00Z">
                                <w:r>
                                  <w:t xml:space="preserve"> Plot for </w:t>
                                </w:r>
                              </w:ins>
                              <w:ins w:id="571" w:author="estela" w:date="2022-08-07T20:20:00Z">
                                <w:r>
                                  <w:t>Max_total_d</w:t>
                                </w:r>
                              </w:ins>
                              <w:ins w:id="572" w:author="estela" w:date="2022-08-07T20:21:00Z">
                                <w:r>
                                  <w:t>emand vs Temperature_min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1FA24" id="Text Box 25" o:spid="_x0000_s1030" type="#_x0000_t202" style="position:absolute;left:0;text-align:left;margin-left:46.75pt;margin-top:194.2pt;width:37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" stroked="f">
                  <v:textbox style="mso-fit-shape-to-text:t" inset="0,0,0,0">
                    <w:txbxContent>
                      <w:p w14:paraId="39CCE453" w14:textId="32E1C4C2" w:rsidR="00224BCE" w:rsidRPr="00FB104C" w:rsidRDefault="00224BCE" w:rsidP="00224BCE">
                        <w:pPr>
                          <w:pStyle w:val="Caption"/>
                          <w:rPr>
                            <w:noProof/>
                          </w:rPr>
                          <w:pPrChange w:id="573" w:author="Microsoft account" w:date="2022-08-07T12:35:00Z">
                            <w:pPr>
                              <w:spacing w:after="0" w:line="240" w:lineRule="auto"/>
                              <w:jc w:val="both"/>
                            </w:pPr>
                          </w:pPrChange>
                        </w:pPr>
                        <w:ins w:id="574" w:author="Microsoft account" w:date="2022-08-07T12:35:00Z">
                          <w:r>
                            <w:t xml:space="preserve">Figure </w:t>
                          </w:r>
                        </w:ins>
                        <w:ins w:id="575" w:author="estela" w:date="2022-08-07T20:20:00Z">
                          <w:r>
                            <w:t>4</w:t>
                          </w:r>
                        </w:ins>
                        <w:ins w:id="576" w:author="Microsoft account" w:date="2022-08-07T12:35:00Z">
                          <w:del w:id="577" w:author="estela" w:date="2022-08-07T18:52:00Z">
                            <w:r w:rsidDel="00D768D2">
                              <w:fldChar w:fldCharType="begin"/>
                            </w:r>
                            <w:r w:rsidDel="00D768D2">
                              <w:delInstrText xml:space="preserve"> SEQ Figure \* ARABIC </w:delInstrText>
                            </w:r>
                          </w:del>
                        </w:ins>
                        <w:del w:id="578" w:author="estela" w:date="2022-08-07T18:52:00Z">
                          <w:r w:rsidDel="00D768D2">
                            <w:fldChar w:fldCharType="separate"/>
                          </w:r>
                        </w:del>
                        <w:ins w:id="579" w:author="Microsoft account" w:date="2022-08-07T12:37:00Z">
                          <w:del w:id="580" w:author="estela" w:date="2022-08-07T18:52:00Z">
                            <w:r w:rsidDel="00D768D2">
                              <w:rPr>
                                <w:noProof/>
                              </w:rPr>
                              <w:delText>1</w:delText>
                            </w:r>
                          </w:del>
                        </w:ins>
                        <w:ins w:id="581" w:author="Microsoft account" w:date="2022-08-07T12:35:00Z">
                          <w:del w:id="582" w:author="estela" w:date="2022-08-07T18:52:00Z">
                            <w:r w:rsidDel="00D768D2">
                              <w:fldChar w:fldCharType="end"/>
                            </w:r>
                          </w:del>
                          <w:r>
                            <w:t xml:space="preserve">: </w:t>
                          </w:r>
                          <w:del w:id="583" w:author="estela" w:date="2022-08-07T20:19:00Z">
                            <w:r w:rsidDel="00224BCE">
                              <w:delText xml:space="preserve">Scatterplot </w:delText>
                            </w:r>
                          </w:del>
                          <w:del w:id="584" w:author="estela" w:date="2022-08-07T18:53:00Z">
                            <w:r w:rsidDel="00D768D2">
                              <w:delText>from Google OpenRefine</w:delText>
                            </w:r>
                            <w:r w:rsidDel="00D768D2">
                              <w:rPr>
                                <w:noProof/>
                              </w:rPr>
                              <w:delText xml:space="preserve"> showing correlations between features in the weather dataset</w:delText>
                            </w:r>
                          </w:del>
                        </w:ins>
                        <w:ins w:id="585" w:author="Microsoft account" w:date="2022-08-07T12:37:00Z">
                          <w:del w:id="586" w:author="estela" w:date="2022-08-07T18:53:00Z">
                            <w:r w:rsidDel="00D768D2">
                              <w:rPr>
                                <w:noProof/>
                              </w:rPr>
                              <w:delText>. These plots used for data imputation and model feature selection.</w:delText>
                            </w:r>
                          </w:del>
                        </w:ins>
                        <w:ins w:id="587" w:author="estela" w:date="2022-08-07T20:20:00Z">
                          <w:r>
                            <w:t>Linear Regression</w:t>
                          </w:r>
                        </w:ins>
                        <w:ins w:id="588" w:author="estela" w:date="2022-08-07T20:21:00Z">
                          <w:r>
                            <w:t xml:space="preserve"> Plot for </w:t>
                          </w:r>
                        </w:ins>
                        <w:ins w:id="589" w:author="estela" w:date="2022-08-07T20:20:00Z">
                          <w:r>
                            <w:t>Max_total_d</w:t>
                          </w:r>
                        </w:ins>
                        <w:ins w:id="590" w:author="estela" w:date="2022-08-07T20:21:00Z">
                          <w:r>
                            <w:t>emand vs Temperature_min</w:t>
                          </w:r>
                        </w:ins>
                      </w:p>
                    </w:txbxContent>
                  </v:textbox>
                  <w10:wrap type="topAndBottom"/>
                </v:shape>
              </w:pict>
            </mc:Fallback>
          </mc:AlternateContent>
        </w:r>
      </w:ins>
      <w:ins w:id="591" w:author="Nie Feng" w:date="2022-08-07T19:57:00Z">
        <w:r w:rsidR="005450A8">
          <w:rPr>
            <w:noProof/>
          </w:rPr>
          <w:drawing>
            <wp:inline distT="0" distB="0" distL="0" distR="0" wp14:anchorId="5F8AC810" wp14:editId="4D78F557">
              <wp:extent cx="4897176" cy="241708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395" cy="2422129"/>
                      </a:xfrm>
                      <a:prstGeom prst="rect">
                        <a:avLst/>
                      </a:prstGeom>
                    </pic:spPr>
                  </pic:pic>
                </a:graphicData>
              </a:graphic>
            </wp:inline>
          </w:drawing>
        </w:r>
      </w:ins>
    </w:p>
    <w:p w14:paraId="540BAE02" w14:textId="4EC92663" w:rsidR="00224BCE" w:rsidRDefault="00224BCE" w:rsidP="00465C49">
      <w:pPr>
        <w:spacing w:after="0" w:line="240" w:lineRule="auto"/>
        <w:ind w:left="720"/>
        <w:jc w:val="both"/>
        <w:rPr>
          <w:ins w:id="592" w:author="Nie Feng" w:date="2022-08-07T20:01:00Z"/>
          <w:rFonts w:ascii="Arial" w:hAnsi="Arial" w:cs="Arial"/>
          <w:color w:val="000000" w:themeColor="text1"/>
          <w:lang w:val="en-US"/>
        </w:rPr>
      </w:pPr>
    </w:p>
    <w:p w14:paraId="77C0E678" w14:textId="37DED2E6" w:rsidR="009F77A4" w:rsidRDefault="009F77A4" w:rsidP="00465C49">
      <w:pPr>
        <w:spacing w:after="0" w:line="240" w:lineRule="auto"/>
        <w:ind w:left="720"/>
        <w:jc w:val="both"/>
        <w:rPr>
          <w:ins w:id="593" w:author="estela" w:date="2022-08-07T20:21:00Z"/>
          <w:rFonts w:ascii="Arial" w:hAnsi="Arial" w:cs="Arial"/>
          <w:color w:val="000000" w:themeColor="text1"/>
          <w:lang w:val="en-US" w:eastAsia="zh-CN"/>
        </w:rPr>
      </w:pPr>
      <w:ins w:id="594" w:author="Nie Feng" w:date="2022-08-07T20:01:00Z">
        <w:r>
          <w:rPr>
            <w:rFonts w:ascii="Arial" w:hAnsi="Arial" w:cs="Arial" w:hint="eastAsia"/>
            <w:color w:val="000000" w:themeColor="text1"/>
            <w:lang w:val="en-US" w:eastAsia="zh-CN"/>
          </w:rPr>
          <w:t>H</w:t>
        </w:r>
        <w:r>
          <w:rPr>
            <w:rFonts w:ascii="Arial" w:hAnsi="Arial" w:cs="Arial"/>
            <w:color w:val="000000" w:themeColor="text1"/>
            <w:lang w:val="en-US" w:eastAsia="zh-CN"/>
          </w:rPr>
          <w:t xml:space="preserve">owever, for the specific data split model as below, the r2 score is 17.54%. We thought that was caused by the </w:t>
        </w:r>
      </w:ins>
      <w:ins w:id="595" w:author="Nie Feng" w:date="2022-08-07T20:02:00Z">
        <w:r>
          <w:rPr>
            <w:rFonts w:ascii="Arial" w:hAnsi="Arial" w:cs="Arial"/>
            <w:color w:val="000000" w:themeColor="text1"/>
            <w:lang w:val="en-US" w:eastAsia="zh-CN"/>
          </w:rPr>
          <w:t>tested result which was far away from the regression line when temperature was around 17 degrees.</w:t>
        </w:r>
      </w:ins>
    </w:p>
    <w:p w14:paraId="7A4D9565" w14:textId="77777777" w:rsidR="00224BCE" w:rsidRDefault="00224BCE" w:rsidP="00465C49">
      <w:pPr>
        <w:spacing w:after="0" w:line="240" w:lineRule="auto"/>
        <w:ind w:left="720"/>
        <w:jc w:val="both"/>
        <w:rPr>
          <w:ins w:id="596" w:author="Nie Feng" w:date="2022-08-07T19:58:00Z"/>
          <w:rFonts w:ascii="Arial" w:hAnsi="Arial" w:cs="Arial"/>
          <w:color w:val="000000" w:themeColor="text1"/>
          <w:lang w:val="en-US" w:eastAsia="zh-CN"/>
        </w:rPr>
      </w:pPr>
    </w:p>
    <w:p w14:paraId="4B877563" w14:textId="6C664B9E" w:rsidR="005450A8" w:rsidRDefault="00224BCE" w:rsidP="00465C49">
      <w:pPr>
        <w:spacing w:after="0" w:line="240" w:lineRule="auto"/>
        <w:ind w:left="720"/>
        <w:jc w:val="both"/>
        <w:rPr>
          <w:ins w:id="597" w:author="estela" w:date="2022-08-07T20:21:00Z"/>
          <w:rFonts w:ascii="Arial" w:hAnsi="Arial" w:cs="Arial"/>
          <w:color w:val="000000" w:themeColor="text1"/>
          <w:lang w:val="en-US"/>
        </w:rPr>
      </w:pPr>
      <w:ins w:id="598" w:author="estela" w:date="2022-08-07T20:21:00Z">
        <w:r>
          <w:rPr>
            <w:noProof/>
            <w:lang w:eastAsia="en-AU"/>
          </w:rPr>
          <w:lastRenderedPageBreak/>
          <mc:AlternateContent>
            <mc:Choice Requires="wps">
              <w:drawing>
                <wp:anchor distT="0" distB="0" distL="114300" distR="114300" simplePos="0" relativeHeight="251691008" behindDoc="0" locked="0" layoutInCell="1" allowOverlap="1" wp14:anchorId="4654B4FE" wp14:editId="04D8D5AB">
                  <wp:simplePos x="0" y="0"/>
                  <wp:positionH relativeFrom="column">
                    <wp:posOffset>575310</wp:posOffset>
                  </wp:positionH>
                  <wp:positionV relativeFrom="paragraph">
                    <wp:posOffset>2297430</wp:posOffset>
                  </wp:positionV>
                  <wp:extent cx="47250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3841C78" w14:textId="21B140CC" w:rsidR="00224BCE" w:rsidRPr="00FB104C" w:rsidRDefault="00224BCE" w:rsidP="00224BCE">
                              <w:pPr>
                                <w:pStyle w:val="Caption"/>
                                <w:rPr>
                                  <w:noProof/>
                                </w:rPr>
                                <w:pPrChange w:id="599" w:author="Microsoft account" w:date="2022-08-07T12:35:00Z">
                                  <w:pPr>
                                    <w:spacing w:after="0" w:line="240" w:lineRule="auto"/>
                                    <w:jc w:val="both"/>
                                  </w:pPr>
                                </w:pPrChange>
                              </w:pPr>
                              <w:ins w:id="600" w:author="Microsoft account" w:date="2022-08-07T12:35:00Z">
                                <w:r>
                                  <w:t xml:space="preserve">Figure </w:t>
                                </w:r>
                              </w:ins>
                              <w:ins w:id="601" w:author="estela" w:date="2022-08-07T20:21:00Z">
                                <w:r>
                                  <w:t>5</w:t>
                                </w:r>
                              </w:ins>
                              <w:ins w:id="602" w:author="Microsoft account" w:date="2022-08-07T12:35:00Z">
                                <w:del w:id="603" w:author="estela" w:date="2022-08-07T18:52:00Z">
                                  <w:r w:rsidDel="00D768D2">
                                    <w:fldChar w:fldCharType="begin"/>
                                  </w:r>
                                  <w:r w:rsidDel="00D768D2">
                                    <w:delInstrText xml:space="preserve"> SEQ Figure \* ARABIC </w:delInstrText>
                                  </w:r>
                                </w:del>
                              </w:ins>
                              <w:del w:id="604" w:author="estela" w:date="2022-08-07T18:52:00Z">
                                <w:r w:rsidDel="00D768D2">
                                  <w:fldChar w:fldCharType="separate"/>
                                </w:r>
                              </w:del>
                              <w:ins w:id="605" w:author="Microsoft account" w:date="2022-08-07T12:37:00Z">
                                <w:del w:id="606" w:author="estela" w:date="2022-08-07T18:52:00Z">
                                  <w:r w:rsidDel="00D768D2">
                                    <w:rPr>
                                      <w:noProof/>
                                    </w:rPr>
                                    <w:delText>1</w:delText>
                                  </w:r>
                                </w:del>
                              </w:ins>
                              <w:ins w:id="607" w:author="Microsoft account" w:date="2022-08-07T12:35:00Z">
                                <w:del w:id="608" w:author="estela" w:date="2022-08-07T18:52:00Z">
                                  <w:r w:rsidDel="00D768D2">
                                    <w:fldChar w:fldCharType="end"/>
                                  </w:r>
                                </w:del>
                                <w:r>
                                  <w:t xml:space="preserve">: </w:t>
                                </w:r>
                                <w:del w:id="609" w:author="estela" w:date="2022-08-07T20:19:00Z">
                                  <w:r w:rsidDel="00224BCE">
                                    <w:delText xml:space="preserve">Scatterplot </w:delText>
                                  </w:r>
                                </w:del>
                                <w:del w:id="610" w:author="estela" w:date="2022-08-07T18:53:00Z">
                                  <w:r w:rsidDel="00D768D2">
                                    <w:delText>from Google OpenRefine</w:delText>
                                  </w:r>
                                  <w:r w:rsidDel="00D768D2">
                                    <w:rPr>
                                      <w:noProof/>
                                    </w:rPr>
                                    <w:delText xml:space="preserve"> showing correlations between features in the weather dataset</w:delText>
                                  </w:r>
                                </w:del>
                              </w:ins>
                              <w:ins w:id="611" w:author="Microsoft account" w:date="2022-08-07T12:37:00Z">
                                <w:del w:id="612" w:author="estela" w:date="2022-08-07T18:53:00Z">
                                  <w:r w:rsidDel="00D768D2">
                                    <w:rPr>
                                      <w:noProof/>
                                    </w:rPr>
                                    <w:delText>. These plots used for data imputation and model feature selection.</w:delText>
                                  </w:r>
                                </w:del>
                              </w:ins>
                              <w:ins w:id="613" w:author="estela" w:date="2022-08-07T20:20:00Z">
                                <w:r>
                                  <w:t>Linear Regression</w:t>
                                </w:r>
                              </w:ins>
                              <w:ins w:id="614" w:author="estela" w:date="2022-08-07T20:21:00Z">
                                <w:r>
                                  <w:t xml:space="preserve"> Plot for </w:t>
                                </w:r>
                              </w:ins>
                              <w:ins w:id="615" w:author="estela" w:date="2022-08-07T20:20:00Z">
                                <w:r>
                                  <w:t>Max_total_d</w:t>
                                </w:r>
                              </w:ins>
                              <w:ins w:id="616" w:author="estela" w:date="2022-08-07T20:21:00Z">
                                <w:r>
                                  <w:t>emand vs Temperature_min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4B4FE" id="Text Box 26" o:spid="_x0000_s1031" type="#_x0000_t202" style="position:absolute;left:0;text-align:left;margin-left:45.3pt;margin-top:180.9pt;width:372.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" stroked="f">
                  <v:textbox style="mso-fit-shape-to-text:t" inset="0,0,0,0">
                    <w:txbxContent>
                      <w:p w14:paraId="33841C78" w14:textId="21B140CC" w:rsidR="00224BCE" w:rsidRPr="00FB104C" w:rsidRDefault="00224BCE" w:rsidP="00224BCE">
                        <w:pPr>
                          <w:pStyle w:val="Caption"/>
                          <w:rPr>
                            <w:noProof/>
                          </w:rPr>
                          <w:pPrChange w:id="617" w:author="Microsoft account" w:date="2022-08-07T12:35:00Z">
                            <w:pPr>
                              <w:spacing w:after="0" w:line="240" w:lineRule="auto"/>
                              <w:jc w:val="both"/>
                            </w:pPr>
                          </w:pPrChange>
                        </w:pPr>
                        <w:ins w:id="618" w:author="Microsoft account" w:date="2022-08-07T12:35:00Z">
                          <w:r>
                            <w:t xml:space="preserve">Figure </w:t>
                          </w:r>
                        </w:ins>
                        <w:ins w:id="619" w:author="estela" w:date="2022-08-07T20:21:00Z">
                          <w:r>
                            <w:t>5</w:t>
                          </w:r>
                        </w:ins>
                        <w:ins w:id="620" w:author="Microsoft account" w:date="2022-08-07T12:35:00Z">
                          <w:del w:id="621" w:author="estela" w:date="2022-08-07T18:52:00Z">
                            <w:r w:rsidDel="00D768D2">
                              <w:fldChar w:fldCharType="begin"/>
                            </w:r>
                            <w:r w:rsidDel="00D768D2">
                              <w:delInstrText xml:space="preserve"> SEQ Figure \* ARABIC </w:delInstrText>
                            </w:r>
                          </w:del>
                        </w:ins>
                        <w:del w:id="622" w:author="estela" w:date="2022-08-07T18:52:00Z">
                          <w:r w:rsidDel="00D768D2">
                            <w:fldChar w:fldCharType="separate"/>
                          </w:r>
                        </w:del>
                        <w:ins w:id="623" w:author="Microsoft account" w:date="2022-08-07T12:37:00Z">
                          <w:del w:id="624" w:author="estela" w:date="2022-08-07T18:52:00Z">
                            <w:r w:rsidDel="00D768D2">
                              <w:rPr>
                                <w:noProof/>
                              </w:rPr>
                              <w:delText>1</w:delText>
                            </w:r>
                          </w:del>
                        </w:ins>
                        <w:ins w:id="625" w:author="Microsoft account" w:date="2022-08-07T12:35:00Z">
                          <w:del w:id="626" w:author="estela" w:date="2022-08-07T18:52:00Z">
                            <w:r w:rsidDel="00D768D2">
                              <w:fldChar w:fldCharType="end"/>
                            </w:r>
                          </w:del>
                          <w:r>
                            <w:t xml:space="preserve">: </w:t>
                          </w:r>
                          <w:del w:id="627" w:author="estela" w:date="2022-08-07T20:19:00Z">
                            <w:r w:rsidDel="00224BCE">
                              <w:delText xml:space="preserve">Scatterplot </w:delText>
                            </w:r>
                          </w:del>
                          <w:del w:id="628" w:author="estela" w:date="2022-08-07T18:53:00Z">
                            <w:r w:rsidDel="00D768D2">
                              <w:delText>from Google OpenRefine</w:delText>
                            </w:r>
                            <w:r w:rsidDel="00D768D2">
                              <w:rPr>
                                <w:noProof/>
                              </w:rPr>
                              <w:delText xml:space="preserve"> showing correlations between features in the weather dataset</w:delText>
                            </w:r>
                          </w:del>
                        </w:ins>
                        <w:ins w:id="629" w:author="Microsoft account" w:date="2022-08-07T12:37:00Z">
                          <w:del w:id="630" w:author="estela" w:date="2022-08-07T18:53:00Z">
                            <w:r w:rsidDel="00D768D2">
                              <w:rPr>
                                <w:noProof/>
                              </w:rPr>
                              <w:delText>. These plots used for data imputation and model feature selection.</w:delText>
                            </w:r>
                          </w:del>
                        </w:ins>
                        <w:ins w:id="631" w:author="estela" w:date="2022-08-07T20:20:00Z">
                          <w:r>
                            <w:t>Linear Regression</w:t>
                          </w:r>
                        </w:ins>
                        <w:ins w:id="632" w:author="estela" w:date="2022-08-07T20:21:00Z">
                          <w:r>
                            <w:t xml:space="preserve"> Plot for </w:t>
                          </w:r>
                        </w:ins>
                        <w:ins w:id="633" w:author="estela" w:date="2022-08-07T20:20:00Z">
                          <w:r>
                            <w:t>Max_total_d</w:t>
                          </w:r>
                        </w:ins>
                        <w:ins w:id="634" w:author="estela" w:date="2022-08-07T20:21:00Z">
                          <w:r>
                            <w:t>emand vs Temperature_min</w:t>
                          </w:r>
                        </w:ins>
                      </w:p>
                    </w:txbxContent>
                  </v:textbox>
                  <w10:wrap type="topAndBottom"/>
                </v:shape>
              </w:pict>
            </mc:Fallback>
          </mc:AlternateContent>
        </w:r>
      </w:ins>
      <w:ins w:id="635" w:author="Nie Feng" w:date="2022-08-07T19:58:00Z">
        <w:r w:rsidR="005450A8">
          <w:rPr>
            <w:noProof/>
          </w:rPr>
          <w:drawing>
            <wp:inline distT="0" distB="0" distL="0" distR="0" wp14:anchorId="7B55F9EB" wp14:editId="69F72AD1">
              <wp:extent cx="4606277" cy="217409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809" cy="2182845"/>
                      </a:xfrm>
                      <a:prstGeom prst="rect">
                        <a:avLst/>
                      </a:prstGeom>
                    </pic:spPr>
                  </pic:pic>
                </a:graphicData>
              </a:graphic>
            </wp:inline>
          </w:drawing>
        </w:r>
      </w:ins>
    </w:p>
    <w:p w14:paraId="143E9353" w14:textId="3EDAD691" w:rsidR="00224BCE" w:rsidRDefault="00224BCE" w:rsidP="00465C49">
      <w:pPr>
        <w:spacing w:after="0" w:line="240" w:lineRule="auto"/>
        <w:ind w:left="720"/>
        <w:jc w:val="both"/>
        <w:rPr>
          <w:ins w:id="636" w:author="Nie Feng" w:date="2022-08-07T20:02:00Z"/>
          <w:rFonts w:ascii="Arial" w:hAnsi="Arial" w:cs="Arial"/>
          <w:color w:val="000000" w:themeColor="text1"/>
          <w:lang w:val="en-US"/>
        </w:rPr>
      </w:pPr>
    </w:p>
    <w:p w14:paraId="24C9BFB4" w14:textId="77777777" w:rsidR="003E5D98" w:rsidRDefault="003E5D98" w:rsidP="00465C49">
      <w:pPr>
        <w:spacing w:after="0" w:line="240" w:lineRule="auto"/>
        <w:ind w:left="720"/>
        <w:jc w:val="both"/>
        <w:rPr>
          <w:ins w:id="637" w:author="estela" w:date="2022-08-07T20:18:00Z"/>
          <w:rFonts w:ascii="Arial" w:hAnsi="Arial" w:cs="Arial"/>
          <w:color w:val="000000" w:themeColor="text1"/>
          <w:lang w:val="en-US" w:eastAsia="zh-CN"/>
        </w:rPr>
      </w:pPr>
    </w:p>
    <w:p w14:paraId="73E1BABE" w14:textId="5D94B81E" w:rsidR="009F77A4" w:rsidRDefault="009F77A4" w:rsidP="00465C49">
      <w:pPr>
        <w:spacing w:after="0" w:line="240" w:lineRule="auto"/>
        <w:ind w:left="720"/>
        <w:jc w:val="both"/>
        <w:rPr>
          <w:ins w:id="638" w:author="Nie Feng" w:date="2022-08-07T19:56:00Z"/>
          <w:rFonts w:ascii="Arial" w:hAnsi="Arial" w:cs="Arial"/>
          <w:color w:val="000000" w:themeColor="text1"/>
          <w:lang w:val="en-US" w:eastAsia="zh-CN"/>
        </w:rPr>
      </w:pPr>
      <w:ins w:id="639" w:author="Nie Feng" w:date="2022-08-07T20:02:00Z">
        <w:r>
          <w:rPr>
            <w:rFonts w:ascii="Arial" w:hAnsi="Arial" w:cs="Arial" w:hint="eastAsia"/>
            <w:color w:val="000000" w:themeColor="text1"/>
            <w:lang w:val="en-US" w:eastAsia="zh-CN"/>
          </w:rPr>
          <w:t>A</w:t>
        </w:r>
        <w:r>
          <w:rPr>
            <w:rFonts w:ascii="Arial" w:hAnsi="Arial" w:cs="Arial"/>
            <w:color w:val="000000" w:themeColor="text1"/>
            <w:lang w:val="en-US" w:eastAsia="zh-CN"/>
          </w:rPr>
          <w:t xml:space="preserve">lso, from the original </w:t>
        </w:r>
      </w:ins>
      <w:ins w:id="640" w:author="Nie Feng" w:date="2022-08-07T20:03:00Z">
        <w:r>
          <w:rPr>
            <w:rFonts w:ascii="Arial" w:hAnsi="Arial" w:cs="Arial"/>
            <w:color w:val="000000" w:themeColor="text1"/>
            <w:lang w:val="en-US" w:eastAsia="zh-CN"/>
          </w:rPr>
          <w:t>data set, some of the max</w:t>
        </w:r>
      </w:ins>
      <w:ins w:id="641" w:author="estela" w:date="2022-08-07T20:28:00Z">
        <w:r w:rsidR="00E43269">
          <w:rPr>
            <w:rFonts w:ascii="Arial" w:hAnsi="Arial" w:cs="Arial"/>
            <w:color w:val="000000" w:themeColor="text1"/>
            <w:lang w:val="en-US" w:eastAsia="zh-CN"/>
          </w:rPr>
          <w:t>imum</w:t>
        </w:r>
      </w:ins>
      <w:ins w:id="642" w:author="Nie Feng" w:date="2022-08-07T20:03:00Z">
        <w:r>
          <w:rPr>
            <w:rFonts w:ascii="Arial" w:hAnsi="Arial" w:cs="Arial"/>
            <w:color w:val="000000" w:themeColor="text1"/>
            <w:lang w:val="en-US" w:eastAsia="zh-CN"/>
          </w:rPr>
          <w:t xml:space="preserve"> demand usage </w:t>
        </w:r>
      </w:ins>
      <w:ins w:id="643" w:author="Nie Feng" w:date="2022-08-07T20:04:00Z">
        <w:r>
          <w:rPr>
            <w:rFonts w:ascii="Arial" w:hAnsi="Arial" w:cs="Arial"/>
            <w:color w:val="000000" w:themeColor="text1"/>
            <w:lang w:val="en-US" w:eastAsia="zh-CN"/>
          </w:rPr>
          <w:t xml:space="preserve">points are not always going down while the minimum temperature increases. There </w:t>
        </w:r>
      </w:ins>
      <w:ins w:id="644" w:author="estela" w:date="2022-08-07T20:25:00Z">
        <w:r w:rsidR="00923EE2">
          <w:rPr>
            <w:rFonts w:ascii="Arial" w:hAnsi="Arial" w:cs="Arial"/>
            <w:color w:val="000000" w:themeColor="text1"/>
            <w:lang w:val="en-US" w:eastAsia="zh-CN"/>
          </w:rPr>
          <w:t>we</w:t>
        </w:r>
      </w:ins>
      <w:ins w:id="645" w:author="Nie Feng" w:date="2022-08-07T20:04:00Z">
        <w:del w:id="646" w:author="estela" w:date="2022-08-07T20:25:00Z">
          <w:r w:rsidDel="00923EE2">
            <w:rPr>
              <w:rFonts w:ascii="Arial" w:hAnsi="Arial" w:cs="Arial"/>
              <w:color w:val="000000" w:themeColor="text1"/>
              <w:lang w:val="en-US" w:eastAsia="zh-CN"/>
            </w:rPr>
            <w:delText>a</w:delText>
          </w:r>
        </w:del>
        <w:r>
          <w:rPr>
            <w:rFonts w:ascii="Arial" w:hAnsi="Arial" w:cs="Arial"/>
            <w:color w:val="000000" w:themeColor="text1"/>
            <w:lang w:val="en-US" w:eastAsia="zh-CN"/>
          </w:rPr>
          <w:t xml:space="preserve">re 2 trends </w:t>
        </w:r>
      </w:ins>
      <w:ins w:id="647" w:author="estela" w:date="2022-08-07T20:25:00Z">
        <w:r w:rsidR="00923EE2">
          <w:rPr>
            <w:rFonts w:ascii="Arial" w:hAnsi="Arial" w:cs="Arial"/>
            <w:color w:val="000000" w:themeColor="text1"/>
            <w:lang w:val="en-US" w:eastAsia="zh-CN"/>
          </w:rPr>
          <w:t xml:space="preserve">that happened </w:t>
        </w:r>
      </w:ins>
      <w:ins w:id="648" w:author="Nie Feng" w:date="2022-08-07T20:04:00Z">
        <w:del w:id="649" w:author="estela" w:date="2022-08-07T20:25:00Z">
          <w:r w:rsidDel="00923EE2">
            <w:rPr>
              <w:rFonts w:ascii="Arial" w:hAnsi="Arial" w:cs="Arial"/>
              <w:color w:val="000000" w:themeColor="text1"/>
              <w:lang w:val="en-US" w:eastAsia="zh-CN"/>
            </w:rPr>
            <w:delText xml:space="preserve">happened </w:delText>
          </w:r>
        </w:del>
        <w:r>
          <w:rPr>
            <w:rFonts w:ascii="Arial" w:hAnsi="Arial" w:cs="Arial"/>
            <w:color w:val="000000" w:themeColor="text1"/>
            <w:lang w:val="en-US" w:eastAsia="zh-CN"/>
          </w:rPr>
          <w:t>when minimum temperature over 15 degree</w:t>
        </w:r>
      </w:ins>
      <w:ins w:id="650" w:author="Nie Feng" w:date="2022-08-07T20:05:00Z">
        <w:r>
          <w:rPr>
            <w:rFonts w:ascii="Arial" w:hAnsi="Arial" w:cs="Arial"/>
            <w:color w:val="000000" w:themeColor="text1"/>
            <w:lang w:val="en-US" w:eastAsia="zh-CN"/>
          </w:rPr>
          <w:t>s, some part</w:t>
        </w:r>
      </w:ins>
      <w:ins w:id="651" w:author="estela" w:date="2022-08-07T20:28:00Z">
        <w:r w:rsidR="000926B0">
          <w:rPr>
            <w:rFonts w:ascii="Arial" w:hAnsi="Arial" w:cs="Arial"/>
            <w:color w:val="000000" w:themeColor="text1"/>
            <w:lang w:val="en-US" w:eastAsia="zh-CN"/>
          </w:rPr>
          <w:t>s</w:t>
        </w:r>
      </w:ins>
      <w:ins w:id="652" w:author="Nie Feng" w:date="2022-08-07T20:05:00Z">
        <w:r>
          <w:rPr>
            <w:rFonts w:ascii="Arial" w:hAnsi="Arial" w:cs="Arial"/>
            <w:color w:val="000000" w:themeColor="text1"/>
            <w:lang w:val="en-US" w:eastAsia="zh-CN"/>
          </w:rPr>
          <w:t xml:space="preserve"> </w:t>
        </w:r>
        <w:del w:id="653" w:author="estela" w:date="2022-08-07T20:26:00Z">
          <w:r w:rsidDel="007E6418">
            <w:rPr>
              <w:rFonts w:ascii="Arial" w:hAnsi="Arial" w:cs="Arial"/>
              <w:color w:val="000000" w:themeColor="text1"/>
              <w:lang w:val="en-US" w:eastAsia="zh-CN"/>
            </w:rPr>
            <w:delText>going</w:delText>
          </w:r>
        </w:del>
      </w:ins>
      <w:ins w:id="654" w:author="estela" w:date="2022-08-07T20:26:00Z">
        <w:r w:rsidR="007E6418">
          <w:rPr>
            <w:rFonts w:ascii="Arial" w:hAnsi="Arial" w:cs="Arial"/>
            <w:color w:val="000000" w:themeColor="text1"/>
            <w:lang w:val="en-US" w:eastAsia="zh-CN"/>
          </w:rPr>
          <w:t>went</w:t>
        </w:r>
      </w:ins>
      <w:ins w:id="655" w:author="Nie Feng" w:date="2022-08-07T20:05:00Z">
        <w:r>
          <w:rPr>
            <w:rFonts w:ascii="Arial" w:hAnsi="Arial" w:cs="Arial"/>
            <w:color w:val="000000" w:themeColor="text1"/>
            <w:lang w:val="en-US" w:eastAsia="zh-CN"/>
          </w:rPr>
          <w:t xml:space="preserve"> down, another part went up.</w:t>
        </w:r>
      </w:ins>
      <w:ins w:id="656" w:author="Nie Feng" w:date="2022-08-07T20:03:00Z">
        <w:r>
          <w:rPr>
            <w:rFonts w:ascii="Arial" w:hAnsi="Arial" w:cs="Arial"/>
            <w:color w:val="000000" w:themeColor="text1"/>
            <w:lang w:val="en-US" w:eastAsia="zh-CN"/>
          </w:rPr>
          <w:t xml:space="preserve"> </w:t>
        </w:r>
      </w:ins>
    </w:p>
    <w:p w14:paraId="2C45AE88" w14:textId="710170A4" w:rsidR="009F77A4" w:rsidRDefault="00465C49" w:rsidP="00465C49">
      <w:pPr>
        <w:spacing w:after="0" w:line="240" w:lineRule="auto"/>
        <w:ind w:left="720"/>
        <w:jc w:val="both"/>
        <w:rPr>
          <w:ins w:id="657" w:author="Nie Feng" w:date="2022-08-07T20:05:00Z"/>
          <w:rFonts w:ascii="Arial" w:hAnsi="Arial" w:cs="Arial"/>
          <w:lang w:val="en-US"/>
        </w:rPr>
      </w:pPr>
      <w:del w:id="658" w:author="Nie Feng" w:date="2022-08-07T20:05:00Z">
        <w:r w:rsidRPr="00FB0051" w:rsidDel="009F77A4">
          <w:rPr>
            <w:rFonts w:ascii="Arial" w:hAnsi="Arial" w:cs="Arial"/>
            <w:color w:val="000000" w:themeColor="text1"/>
            <w:lang w:val="en-US"/>
          </w:rPr>
          <w:delText>This indicates that some but not all of the variation in the demand is explained by variation in the features</w:delText>
        </w:r>
      </w:del>
      <w:ins w:id="659" w:author="estela" w:date="2022-08-07T19:11:00Z">
        <w:del w:id="660" w:author="Nie Feng" w:date="2022-08-07T20:05:00Z">
          <w:r w:rsidR="00E82E89" w:rsidDel="009F77A4">
            <w:rPr>
              <w:rFonts w:ascii="Arial" w:hAnsi="Arial" w:cs="Arial"/>
              <w:color w:val="000000" w:themeColor="text1"/>
              <w:lang w:val="en-US"/>
            </w:rPr>
            <w:delText>minimum temperature</w:delText>
          </w:r>
        </w:del>
      </w:ins>
      <w:del w:id="661" w:author="Nie Feng" w:date="2022-08-07T20:05:00Z">
        <w:r w:rsidRPr="00FB0051" w:rsidDel="009F77A4">
          <w:rPr>
            <w:rFonts w:ascii="Arial" w:hAnsi="Arial" w:cs="Arial"/>
            <w:color w:val="000000" w:themeColor="text1"/>
            <w:lang w:val="en-US"/>
          </w:rPr>
          <w:delText>.</w:delText>
        </w:r>
        <w:r w:rsidR="007736B5" w:rsidRPr="00FB0051" w:rsidDel="009F77A4">
          <w:rPr>
            <w:rFonts w:ascii="Arial" w:hAnsi="Arial" w:cs="Arial"/>
            <w:color w:val="000000" w:themeColor="text1"/>
            <w:lang w:val="en-US"/>
          </w:rPr>
          <w:delText xml:space="preserve"> </w:delText>
        </w:r>
        <w:r w:rsidR="007736B5" w:rsidRPr="00FB0051" w:rsidDel="009F77A4">
          <w:rPr>
            <w:rFonts w:ascii="Arial" w:hAnsi="Arial" w:cs="Arial"/>
            <w:lang w:val="en-US"/>
          </w:rPr>
          <w:delText xml:space="preserve">The </w:delText>
        </w:r>
        <w:r w:rsidR="007736B5" w:rsidRPr="00FB0051" w:rsidDel="009F77A4">
          <w:rPr>
            <w:rFonts w:ascii="Arial" w:hAnsi="Arial" w:cs="Arial"/>
            <w:lang w:val="en-US"/>
            <w:rPrChange w:id="662" w:author="estela" w:date="2022-08-07T18:55:00Z">
              <w:rPr>
                <w:rFonts w:ascii="Arial" w:hAnsi="Arial" w:cs="Arial"/>
                <w:highlight w:val="yellow"/>
                <w:lang w:val="en-US"/>
              </w:rPr>
            </w:rPrChange>
          </w:rPr>
          <w:delText>minimum temperature</w:delText>
        </w:r>
      </w:del>
      <w:ins w:id="663" w:author="estela" w:date="2022-08-07T19:11:00Z">
        <w:del w:id="664" w:author="Nie Feng" w:date="2022-08-07T20:05:00Z">
          <w:r w:rsidR="0025375E" w:rsidDel="009F77A4">
            <w:rPr>
              <w:rFonts w:ascii="Arial" w:hAnsi="Arial" w:cs="Arial"/>
              <w:lang w:val="en-US"/>
            </w:rPr>
            <w:delText>It</w:delText>
          </w:r>
        </w:del>
      </w:ins>
      <w:del w:id="665" w:author="Nie Feng" w:date="2022-08-07T20:05:00Z">
        <w:r w:rsidR="007736B5" w:rsidRPr="00FB0051" w:rsidDel="009F77A4">
          <w:rPr>
            <w:rFonts w:ascii="Arial" w:hAnsi="Arial" w:cs="Arial"/>
            <w:lang w:val="en-US"/>
          </w:rPr>
          <w:delText xml:space="preserve"> seems to be the most valuable feature in predicting the maximum demand usage.</w:delText>
        </w:r>
        <w:r w:rsidR="007736B5" w:rsidDel="009F77A4">
          <w:rPr>
            <w:rFonts w:ascii="Arial" w:hAnsi="Arial" w:cs="Arial"/>
            <w:lang w:val="en-US"/>
          </w:rPr>
          <w:delText xml:space="preserve"> </w:delText>
        </w:r>
      </w:del>
    </w:p>
    <w:p w14:paraId="5F4B3132" w14:textId="1671FEB2" w:rsidR="009F77A4" w:rsidRDefault="009F77A4" w:rsidP="00465C49">
      <w:pPr>
        <w:spacing w:after="0" w:line="240" w:lineRule="auto"/>
        <w:ind w:left="720"/>
        <w:jc w:val="both"/>
        <w:rPr>
          <w:ins w:id="666" w:author="estela" w:date="2022-08-07T20:18:00Z"/>
          <w:rFonts w:ascii="Arial" w:hAnsi="Arial" w:cs="Arial"/>
          <w:lang w:val="en-US" w:eastAsia="zh-CN"/>
        </w:rPr>
      </w:pPr>
      <w:ins w:id="667" w:author="Nie Feng" w:date="2022-08-07T20:05:00Z">
        <w:r>
          <w:rPr>
            <w:rFonts w:ascii="Arial" w:hAnsi="Arial" w:cs="Arial" w:hint="eastAsia"/>
            <w:lang w:val="en-US" w:eastAsia="zh-CN"/>
          </w:rPr>
          <w:t>T</w:t>
        </w:r>
        <w:r>
          <w:rPr>
            <w:rFonts w:ascii="Arial" w:hAnsi="Arial" w:cs="Arial"/>
            <w:lang w:val="en-US" w:eastAsia="zh-CN"/>
          </w:rPr>
          <w:t xml:space="preserve">his model could </w:t>
        </w:r>
      </w:ins>
      <w:ins w:id="668" w:author="Nie Feng" w:date="2022-08-07T20:06:00Z">
        <w:r>
          <w:rPr>
            <w:rFonts w:ascii="Arial" w:hAnsi="Arial" w:cs="Arial"/>
            <w:lang w:val="en-US" w:eastAsia="zh-CN"/>
          </w:rPr>
          <w:t>be improved by 2 possible ways:</w:t>
        </w:r>
      </w:ins>
    </w:p>
    <w:p w14:paraId="2E44C0AA" w14:textId="77777777" w:rsidR="003E5D98" w:rsidRDefault="003E5D98" w:rsidP="00465C49">
      <w:pPr>
        <w:spacing w:after="0" w:line="240" w:lineRule="auto"/>
        <w:ind w:left="720"/>
        <w:jc w:val="both"/>
        <w:rPr>
          <w:ins w:id="669" w:author="Nie Feng" w:date="2022-08-07T20:06:00Z"/>
          <w:rFonts w:ascii="Arial" w:hAnsi="Arial" w:cs="Arial"/>
          <w:lang w:val="en-US" w:eastAsia="zh-CN"/>
        </w:rPr>
      </w:pPr>
    </w:p>
    <w:p w14:paraId="79BDF6A9" w14:textId="7F1E7CFB" w:rsidR="009F77A4" w:rsidRDefault="009F77A4" w:rsidP="009F77A4">
      <w:pPr>
        <w:pStyle w:val="ListParagraph"/>
        <w:numPr>
          <w:ilvl w:val="0"/>
          <w:numId w:val="10"/>
        </w:numPr>
        <w:spacing w:after="0" w:line="240" w:lineRule="auto"/>
        <w:jc w:val="both"/>
        <w:rPr>
          <w:ins w:id="670" w:author="estela" w:date="2022-08-07T20:18:00Z"/>
          <w:rFonts w:ascii="Arial" w:hAnsi="Arial" w:cs="Arial"/>
          <w:color w:val="000000" w:themeColor="text1"/>
          <w:lang w:val="en-US" w:eastAsia="zh-CN"/>
        </w:rPr>
      </w:pPr>
      <w:ins w:id="671" w:author="Nie Feng" w:date="2022-08-07T20:06:00Z">
        <w:r>
          <w:rPr>
            <w:rFonts w:ascii="Arial" w:hAnsi="Arial" w:cs="Arial" w:hint="eastAsia"/>
            <w:color w:val="000000" w:themeColor="text1"/>
            <w:lang w:val="en-US" w:eastAsia="zh-CN"/>
          </w:rPr>
          <w:t>F</w:t>
        </w:r>
        <w:r>
          <w:rPr>
            <w:rFonts w:ascii="Arial" w:hAnsi="Arial" w:cs="Arial"/>
            <w:color w:val="000000" w:themeColor="text1"/>
            <w:lang w:val="en-US" w:eastAsia="zh-CN"/>
          </w:rPr>
          <w:t>eature selection</w:t>
        </w:r>
        <w:del w:id="672" w:author="estela" w:date="2022-08-07T20:18:00Z">
          <w:r w:rsidDel="003E5D98">
            <w:rPr>
              <w:rFonts w:ascii="Arial" w:hAnsi="Arial" w:cs="Arial"/>
              <w:color w:val="000000" w:themeColor="text1"/>
              <w:lang w:val="en-US" w:eastAsia="zh-CN"/>
            </w:rPr>
            <w:delText xml:space="preserve"> </w:delText>
          </w:r>
        </w:del>
        <w:r>
          <w:rPr>
            <w:rFonts w:ascii="Arial" w:hAnsi="Arial" w:cs="Arial"/>
            <w:color w:val="000000" w:themeColor="text1"/>
            <w:lang w:val="en-US" w:eastAsia="zh-CN"/>
          </w:rPr>
          <w:t xml:space="preserve">: </w:t>
        </w:r>
        <w:r w:rsidR="00DB1D2C">
          <w:rPr>
            <w:rFonts w:ascii="Arial" w:hAnsi="Arial" w:cs="Arial"/>
            <w:color w:val="000000" w:themeColor="text1"/>
            <w:lang w:val="en-US" w:eastAsia="zh-CN"/>
          </w:rPr>
          <w:t>Other features may also affect the max</w:t>
        </w:r>
      </w:ins>
      <w:ins w:id="673" w:author="estela" w:date="2022-08-07T20:29:00Z">
        <w:r w:rsidR="006502A7">
          <w:rPr>
            <w:rFonts w:ascii="Arial" w:hAnsi="Arial" w:cs="Arial"/>
            <w:color w:val="000000" w:themeColor="text1"/>
            <w:lang w:val="en-US" w:eastAsia="zh-CN"/>
          </w:rPr>
          <w:t>imum</w:t>
        </w:r>
      </w:ins>
      <w:ins w:id="674" w:author="Nie Feng" w:date="2022-08-07T20:06:00Z">
        <w:r w:rsidR="00DB1D2C">
          <w:rPr>
            <w:rFonts w:ascii="Arial" w:hAnsi="Arial" w:cs="Arial"/>
            <w:color w:val="000000" w:themeColor="text1"/>
            <w:lang w:val="en-US" w:eastAsia="zh-CN"/>
          </w:rPr>
          <w:t xml:space="preserve"> demand usage output, which w</w:t>
        </w:r>
      </w:ins>
      <w:ins w:id="675" w:author="estela" w:date="2022-08-07T20:26:00Z">
        <w:r w:rsidR="006C3E87">
          <w:rPr>
            <w:rFonts w:ascii="Arial" w:hAnsi="Arial" w:cs="Arial"/>
            <w:color w:val="000000" w:themeColor="text1"/>
            <w:lang w:val="en-US" w:eastAsia="zh-CN"/>
          </w:rPr>
          <w:t>ere</w:t>
        </w:r>
      </w:ins>
      <w:ins w:id="676" w:author="Nie Feng" w:date="2022-08-07T20:06:00Z">
        <w:del w:id="677" w:author="estela" w:date="2022-08-07T20:26:00Z">
          <w:r w:rsidR="00DB1D2C" w:rsidDel="006C3E87">
            <w:rPr>
              <w:rFonts w:ascii="Arial" w:hAnsi="Arial" w:cs="Arial"/>
              <w:color w:val="000000" w:themeColor="text1"/>
              <w:lang w:val="en-US" w:eastAsia="zh-CN"/>
            </w:rPr>
            <w:delText>as</w:delText>
          </w:r>
        </w:del>
        <w:r w:rsidR="00DB1D2C">
          <w:rPr>
            <w:rFonts w:ascii="Arial" w:hAnsi="Arial" w:cs="Arial"/>
            <w:color w:val="000000" w:themeColor="text1"/>
            <w:lang w:val="en-US" w:eastAsia="zh-CN"/>
          </w:rPr>
          <w:t xml:space="preserve"> not selected during</w:t>
        </w:r>
      </w:ins>
      <w:ins w:id="678" w:author="Nie Feng" w:date="2022-08-07T20:07:00Z">
        <w:r w:rsidR="00DB1D2C">
          <w:rPr>
            <w:rFonts w:ascii="Arial" w:hAnsi="Arial" w:cs="Arial"/>
            <w:color w:val="000000" w:themeColor="text1"/>
            <w:lang w:val="en-US" w:eastAsia="zh-CN"/>
          </w:rPr>
          <w:t xml:space="preserve"> our feature selection process, or even other features which may not even in the original data source. Therefore, feature selection part</w:t>
        </w:r>
      </w:ins>
      <w:ins w:id="679" w:author="Nie Feng" w:date="2022-08-07T20:08:00Z">
        <w:r w:rsidR="00DB1D2C">
          <w:rPr>
            <w:rFonts w:ascii="Arial" w:hAnsi="Arial" w:cs="Arial"/>
            <w:color w:val="000000" w:themeColor="text1"/>
            <w:lang w:val="en-US" w:eastAsia="zh-CN"/>
          </w:rPr>
          <w:t xml:space="preserve"> can be enhanced and consider other features out of the original source as well.</w:t>
        </w:r>
      </w:ins>
    </w:p>
    <w:p w14:paraId="49557A36" w14:textId="77777777" w:rsidR="003E5D98" w:rsidRDefault="003E5D98" w:rsidP="003E5D98">
      <w:pPr>
        <w:pStyle w:val="ListParagraph"/>
        <w:spacing w:after="0" w:line="240" w:lineRule="auto"/>
        <w:ind w:left="1080"/>
        <w:jc w:val="both"/>
        <w:rPr>
          <w:ins w:id="680" w:author="Nie Feng" w:date="2022-08-07T20:08:00Z"/>
          <w:rFonts w:ascii="Arial" w:hAnsi="Arial" w:cs="Arial"/>
          <w:color w:val="000000" w:themeColor="text1"/>
          <w:lang w:val="en-US" w:eastAsia="zh-CN"/>
        </w:rPr>
        <w:pPrChange w:id="681" w:author="estela" w:date="2022-08-07T20:18:00Z">
          <w:pPr>
            <w:pStyle w:val="ListParagraph"/>
            <w:numPr>
              <w:numId w:val="10"/>
            </w:numPr>
            <w:spacing w:after="0" w:line="240" w:lineRule="auto"/>
            <w:ind w:left="1080" w:hanging="360"/>
            <w:jc w:val="both"/>
          </w:pPr>
        </w:pPrChange>
      </w:pPr>
    </w:p>
    <w:p w14:paraId="2A7F0AA7" w14:textId="1B2375C5" w:rsidR="00DB1D2C" w:rsidRPr="009F77A4" w:rsidRDefault="00DB1D2C">
      <w:pPr>
        <w:pStyle w:val="ListParagraph"/>
        <w:numPr>
          <w:ilvl w:val="0"/>
          <w:numId w:val="10"/>
        </w:numPr>
        <w:spacing w:after="0" w:line="240" w:lineRule="auto"/>
        <w:jc w:val="both"/>
        <w:rPr>
          <w:rFonts w:ascii="Arial" w:hAnsi="Arial" w:cs="Arial"/>
          <w:color w:val="000000" w:themeColor="text1"/>
          <w:lang w:val="en-US" w:eastAsia="zh-CN"/>
          <w:rPrChange w:id="682" w:author="Nie Feng" w:date="2022-08-07T20:06:00Z">
            <w:rPr>
              <w:lang w:val="en-US" w:eastAsia="zh-CN"/>
            </w:rPr>
          </w:rPrChange>
        </w:rPr>
        <w:pPrChange w:id="683" w:author="Nie Feng" w:date="2022-08-07T20:06:00Z">
          <w:pPr>
            <w:spacing w:after="0" w:line="240" w:lineRule="auto"/>
            <w:ind w:left="720"/>
            <w:jc w:val="both"/>
          </w:pPr>
        </w:pPrChange>
      </w:pPr>
      <w:ins w:id="684" w:author="Nie Feng" w:date="2022-08-07T20:08:00Z">
        <w:r>
          <w:rPr>
            <w:rFonts w:ascii="Arial" w:hAnsi="Arial" w:cs="Arial"/>
            <w:color w:val="000000" w:themeColor="text1"/>
            <w:lang w:val="en-US" w:eastAsia="zh-CN"/>
          </w:rPr>
          <w:t>Separate feature range: Since we observed that there w</w:t>
        </w:r>
      </w:ins>
      <w:ins w:id="685" w:author="estela" w:date="2022-08-07T20:25:00Z">
        <w:r w:rsidR="00032EC1">
          <w:rPr>
            <w:rFonts w:ascii="Arial" w:hAnsi="Arial" w:cs="Arial"/>
            <w:color w:val="000000" w:themeColor="text1"/>
            <w:lang w:val="en-US" w:eastAsia="zh-CN"/>
          </w:rPr>
          <w:t>ere</w:t>
        </w:r>
      </w:ins>
      <w:ins w:id="686" w:author="Nie Feng" w:date="2022-08-07T20:08:00Z">
        <w:del w:id="687" w:author="estela" w:date="2022-08-07T20:25:00Z">
          <w:r w:rsidDel="00032EC1">
            <w:rPr>
              <w:rFonts w:ascii="Arial" w:hAnsi="Arial" w:cs="Arial"/>
              <w:color w:val="000000" w:themeColor="text1"/>
              <w:lang w:val="en-US" w:eastAsia="zh-CN"/>
            </w:rPr>
            <w:delText>as</w:delText>
          </w:r>
        </w:del>
        <w:r>
          <w:rPr>
            <w:rFonts w:ascii="Arial" w:hAnsi="Arial" w:cs="Arial"/>
            <w:color w:val="000000" w:themeColor="text1"/>
            <w:lang w:val="en-US" w:eastAsia="zh-CN"/>
          </w:rPr>
          <w:t xml:space="preserve"> 2 different trend</w:t>
        </w:r>
      </w:ins>
      <w:ins w:id="688" w:author="estela" w:date="2022-08-07T20:25:00Z">
        <w:r w:rsidR="00032EC1">
          <w:rPr>
            <w:rFonts w:ascii="Arial" w:hAnsi="Arial" w:cs="Arial"/>
            <w:color w:val="000000" w:themeColor="text1"/>
            <w:lang w:val="en-US" w:eastAsia="zh-CN"/>
          </w:rPr>
          <w:t>s</w:t>
        </w:r>
      </w:ins>
      <w:ins w:id="689" w:author="Nie Feng" w:date="2022-08-07T20:08:00Z">
        <w:r>
          <w:rPr>
            <w:rFonts w:ascii="Arial" w:hAnsi="Arial" w:cs="Arial"/>
            <w:color w:val="000000" w:themeColor="text1"/>
            <w:lang w:val="en-US" w:eastAsia="zh-CN"/>
          </w:rPr>
          <w:t xml:space="preserve"> between minimum temperature and max</w:t>
        </w:r>
      </w:ins>
      <w:ins w:id="690" w:author="Nie Feng" w:date="2022-08-07T20:09:00Z">
        <w:r>
          <w:rPr>
            <w:rFonts w:ascii="Arial" w:hAnsi="Arial" w:cs="Arial"/>
            <w:color w:val="000000" w:themeColor="text1"/>
            <w:lang w:val="en-US" w:eastAsia="zh-CN"/>
          </w:rPr>
          <w:t xml:space="preserve"> demand usage when the minimum temperature was over 15 degrees. Therefore, current prediction model could be used to predict when the minimum temperature is under 15 degrees. And for the cases</w:t>
        </w:r>
      </w:ins>
      <w:ins w:id="691" w:author="Nie Feng" w:date="2022-08-07T20:10:00Z">
        <w:r>
          <w:rPr>
            <w:rFonts w:ascii="Arial" w:hAnsi="Arial" w:cs="Arial"/>
            <w:color w:val="000000" w:themeColor="text1"/>
            <w:lang w:val="en-US" w:eastAsia="zh-CN"/>
          </w:rPr>
          <w:t xml:space="preserve"> over 15 degrees, it is possible to use the subset data to reconduct above process again to get another linear regression model.</w:t>
        </w:r>
      </w:ins>
    </w:p>
    <w:p w14:paraId="3AAB5E7F" w14:textId="77777777" w:rsidR="00E304CD" w:rsidRPr="00E304CD" w:rsidRDefault="00E304CD" w:rsidP="00E304CD">
      <w:pPr>
        <w:spacing w:after="0" w:line="240" w:lineRule="auto"/>
        <w:jc w:val="both"/>
        <w:rPr>
          <w:rFonts w:ascii="Arial" w:hAnsi="Arial" w:cs="Arial"/>
          <w:lang w:val="en-US"/>
        </w:rPr>
      </w:pPr>
    </w:p>
    <w:p w14:paraId="5AC030A8" w14:textId="60D2E0CB" w:rsidR="0017058A" w:rsidDel="006E4DE7" w:rsidRDefault="0017058A" w:rsidP="001F1252">
      <w:pPr>
        <w:spacing w:after="0" w:line="240" w:lineRule="auto"/>
        <w:ind w:left="720"/>
        <w:jc w:val="both"/>
        <w:rPr>
          <w:del w:id="692" w:author="estela" w:date="2022-08-07T19:04:00Z"/>
          <w:rFonts w:ascii="Arial" w:hAnsi="Arial" w:cs="Arial"/>
          <w:lang w:val="en-US"/>
        </w:rPr>
      </w:pPr>
    </w:p>
    <w:p w14:paraId="64D6297D" w14:textId="77777777" w:rsidR="006E4DE7" w:rsidRDefault="006E4DE7" w:rsidP="001F1252">
      <w:pPr>
        <w:spacing w:after="0" w:line="240" w:lineRule="auto"/>
        <w:ind w:left="720"/>
        <w:jc w:val="both"/>
        <w:rPr>
          <w:ins w:id="693" w:author="estela" w:date="2022-08-07T19:04:00Z"/>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694"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5CEEFD66"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lastRenderedPageBreak/>
        <w:t xml:space="preserve">We’ve chosen minimum temperature, rainfall, </w:t>
      </w:r>
      <w:r w:rsidRPr="00240C08">
        <w:rPr>
          <w:rFonts w:ascii="Arial" w:hAnsi="Arial" w:cs="Arial"/>
          <w:highlight w:val="yellow"/>
          <w:lang w:val="en-US"/>
          <w:rPrChange w:id="695"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696" w:author="estela" w:date="2022-08-07T19:12:00Z">
        <w:r w:rsidR="00391751">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del w:id="697" w:author="estela" w:date="2022-08-07T19:12:00Z">
        <w:r w:rsidRPr="007B604E" w:rsidDel="004A4F43">
          <w:rPr>
            <w:rFonts w:ascii="Arial" w:hAnsi="Arial" w:cs="Arial"/>
            <w:lang w:val="en-US"/>
          </w:rPr>
          <w:delText>a</w:delText>
        </w:r>
      </w:del>
      <w:ins w:id="698" w:author="estela" w:date="2022-08-07T19:12:00Z">
        <w:r w:rsidR="004A4F43">
          <w:rPr>
            <w:rFonts w:ascii="Arial" w:hAnsi="Arial" w:cs="Arial"/>
            <w:lang w:val="en-US"/>
          </w:rPr>
          <w:t>we</w:t>
        </w:r>
      </w:ins>
      <w:r w:rsidRPr="007B604E">
        <w:rPr>
          <w:rFonts w:ascii="Arial" w:hAnsi="Arial" w:cs="Arial"/>
          <w:lang w:val="en-US"/>
        </w:rPr>
        <w:t xml:space="preserve">re correlated with the class label, they </w:t>
      </w:r>
      <w:ins w:id="699" w:author="estela" w:date="2022-08-07T19:12:00Z">
        <w:r w:rsidR="00E76CE2">
          <w:rPr>
            <w:rFonts w:ascii="Arial" w:hAnsi="Arial" w:cs="Arial"/>
            <w:lang w:val="en-US"/>
          </w:rPr>
          <w:t>we</w:t>
        </w:r>
      </w:ins>
      <w:del w:id="700" w:author="estela" w:date="2022-08-07T19:12:00Z">
        <w:r w:rsidRPr="007B604E" w:rsidDel="00E76CE2">
          <w:rPr>
            <w:rFonts w:ascii="Arial" w:hAnsi="Arial" w:cs="Arial"/>
            <w:lang w:val="en-US"/>
          </w:rPr>
          <w:delText>a</w:delText>
        </w:r>
      </w:del>
      <w:r w:rsidRPr="007B604E">
        <w:rPr>
          <w:rFonts w:ascii="Arial" w:hAnsi="Arial" w:cs="Arial"/>
          <w:lang w:val="en-US"/>
        </w:rPr>
        <w:t xml:space="preserve">re dependent of the class label and they </w:t>
      </w:r>
      <w:ins w:id="701" w:author="estela" w:date="2022-08-07T19:12:00Z">
        <w:r w:rsidR="00D40E71">
          <w:rPr>
            <w:rFonts w:ascii="Arial" w:hAnsi="Arial" w:cs="Arial"/>
            <w:lang w:val="en-US"/>
          </w:rPr>
          <w:t>we</w:t>
        </w:r>
      </w:ins>
      <w:del w:id="702" w:author="estela" w:date="2022-08-07T19:12:00Z">
        <w:r w:rsidRPr="007B604E" w:rsidDel="00D40E71">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703"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59AA779F" w:rsidR="00513B1F" w:rsidRDefault="00513B1F" w:rsidP="00E14C4C">
      <w:pPr>
        <w:spacing w:after="0" w:line="240" w:lineRule="auto"/>
        <w:ind w:left="720"/>
        <w:jc w:val="both"/>
        <w:rPr>
          <w:rFonts w:ascii="Arial" w:hAnsi="Arial" w:cs="Arial"/>
          <w:color w:val="000000" w:themeColor="text1"/>
          <w:lang w:val="en-US"/>
        </w:rPr>
      </w:pPr>
    </w:p>
    <w:p w14:paraId="2D9B83DF" w14:textId="4C26031B" w:rsidR="00513B1F" w:rsidDel="00650715" w:rsidRDefault="00650715" w:rsidP="00E14C4C">
      <w:pPr>
        <w:spacing w:after="0" w:line="240" w:lineRule="auto"/>
        <w:ind w:left="720"/>
        <w:jc w:val="both"/>
        <w:rPr>
          <w:del w:id="704" w:author="estela" w:date="2022-08-07T20:23:00Z"/>
          <w:rFonts w:ascii="Arial" w:hAnsi="Arial" w:cs="Arial"/>
          <w:color w:val="000000" w:themeColor="text1"/>
          <w:lang w:val="en-US"/>
        </w:rPr>
      </w:pPr>
      <w:ins w:id="705" w:author="estela" w:date="2022-08-07T18:56:00Z">
        <w:r>
          <w:rPr>
            <w:noProof/>
            <w:lang w:eastAsia="en-AU"/>
          </w:rPr>
          <mc:AlternateContent>
            <mc:Choice Requires="wps">
              <w:drawing>
                <wp:anchor distT="0" distB="0" distL="114300" distR="114300" simplePos="0" relativeHeight="251680768" behindDoc="0" locked="0" layoutInCell="1" allowOverlap="1" wp14:anchorId="71DD782F" wp14:editId="3AF2B3BE">
                  <wp:simplePos x="0" y="0"/>
                  <wp:positionH relativeFrom="column">
                    <wp:posOffset>456339</wp:posOffset>
                  </wp:positionH>
                  <wp:positionV relativeFrom="paragraph">
                    <wp:posOffset>1966737</wp:posOffset>
                  </wp:positionV>
                  <wp:extent cx="56076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4A18A5C" w14:textId="473B0200" w:rsidR="00FB0051" w:rsidRPr="00FB104C" w:rsidRDefault="00FB0051">
                              <w:pPr>
                                <w:pStyle w:val="Caption"/>
                                <w:rPr>
                                  <w:noProof/>
                                </w:rPr>
                                <w:pPrChange w:id="706" w:author="Microsoft account" w:date="2022-08-07T12:35:00Z">
                                  <w:pPr>
                                    <w:spacing w:after="0" w:line="240" w:lineRule="auto"/>
                                    <w:jc w:val="both"/>
                                  </w:pPr>
                                </w:pPrChange>
                              </w:pPr>
                              <w:ins w:id="707" w:author="Microsoft account" w:date="2022-08-07T12:35:00Z">
                                <w:r>
                                  <w:t xml:space="preserve">Figure </w:t>
                                </w:r>
                              </w:ins>
                              <w:ins w:id="708" w:author="estela" w:date="2022-08-07T20:22:00Z">
                                <w:r w:rsidR="00224BCE">
                                  <w:t>6</w:t>
                                </w:r>
                              </w:ins>
                              <w:ins w:id="709" w:author="Microsoft account" w:date="2022-08-07T12:35:00Z">
                                <w:del w:id="710" w:author="estela" w:date="2022-08-07T18:52:00Z">
                                  <w:r w:rsidDel="00D768D2">
                                    <w:fldChar w:fldCharType="begin"/>
                                  </w:r>
                                  <w:r w:rsidDel="00D768D2">
                                    <w:delInstrText xml:space="preserve"> SEQ Figure \* ARABIC </w:delInstrText>
                                  </w:r>
                                </w:del>
                              </w:ins>
                              <w:del w:id="711" w:author="estela" w:date="2022-08-07T18:52:00Z">
                                <w:r w:rsidDel="00D768D2">
                                  <w:fldChar w:fldCharType="separate"/>
                                </w:r>
                              </w:del>
                              <w:ins w:id="712" w:author="Microsoft account" w:date="2022-08-07T12:37:00Z">
                                <w:del w:id="713" w:author="estela" w:date="2022-08-07T18:52:00Z">
                                  <w:r w:rsidDel="00D768D2">
                                    <w:rPr>
                                      <w:noProof/>
                                    </w:rPr>
                                    <w:delText>1</w:delText>
                                  </w:r>
                                </w:del>
                              </w:ins>
                              <w:ins w:id="714" w:author="Microsoft account" w:date="2022-08-07T12:35:00Z">
                                <w:del w:id="715" w:author="estela" w:date="2022-08-07T18:52:00Z">
                                  <w:r w:rsidDel="00D768D2">
                                    <w:fldChar w:fldCharType="end"/>
                                  </w:r>
                                </w:del>
                                <w:r>
                                  <w:t xml:space="preserve">: </w:t>
                                </w:r>
                                <w:del w:id="716" w:author="estela" w:date="2022-08-07T18:56:00Z">
                                  <w:r w:rsidDel="00FB0051">
                                    <w:delText xml:space="preserve">Scatterplot </w:delText>
                                  </w:r>
                                </w:del>
                                <w:del w:id="717" w:author="estela" w:date="2022-08-07T18:53:00Z">
                                  <w:r w:rsidDel="00D768D2">
                                    <w:delText>from Google OpenRefine</w:delText>
                                  </w:r>
                                  <w:r w:rsidDel="00D768D2">
                                    <w:rPr>
                                      <w:noProof/>
                                    </w:rPr>
                                    <w:delText xml:space="preserve"> showing correlations between features in the weather dataset</w:delText>
                                  </w:r>
                                </w:del>
                              </w:ins>
                              <w:ins w:id="718" w:author="Microsoft account" w:date="2022-08-07T12:37:00Z">
                                <w:del w:id="719" w:author="estela" w:date="2022-08-07T18:53:00Z">
                                  <w:r w:rsidDel="00D768D2">
                                    <w:rPr>
                                      <w:noProof/>
                                    </w:rPr>
                                    <w:delText>. These plots used for data imputation and model feature selection.</w:delText>
                                  </w:r>
                                </w:del>
                              </w:ins>
                              <w:ins w:id="720" w:author="estela" w:date="2022-08-07T18:56:00Z">
                                <w:r>
                                  <w:t>Sample accuracy scores for a variety of k-folds and m</w:t>
                                </w:r>
                              </w:ins>
                              <w:ins w:id="721" w:author="estela" w:date="2022-08-07T18:57:00Z">
                                <w:r>
                                  <w:t>ax depths variation</w:t>
                                </w:r>
                              </w:ins>
                              <w:ins w:id="722" w:author="estela" w:date="2022-08-07T18:58:00Z">
                                <w:r w:rsidR="00EE33AA">
                                  <w:t xml:space="preserve"> in our Decision Tree </w:t>
                                </w:r>
                              </w:ins>
                              <w:ins w:id="723" w:author="estela" w:date="2022-08-07T19:00:00Z">
                                <w:r w:rsidR="00FC320F">
                                  <w:t xml:space="preserve">prediction </w:t>
                                </w:r>
                              </w:ins>
                              <w:ins w:id="724" w:author="estela" w:date="2022-08-07T18:58:00Z">
                                <w:r w:rsidR="00EE33AA">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D782F" id="Text Box 5" o:spid="_x0000_s1032" type="#_x0000_t202" style="position:absolute;left:0;text-align:left;margin-left:35.95pt;margin-top:154.85pt;width:441.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" stroked="f">
                  <v:textbox style="mso-fit-shape-to-text:t" inset="0,0,0,0">
                    <w:txbxContent>
                      <w:p w14:paraId="04A18A5C" w14:textId="473B0200" w:rsidR="00FB0051" w:rsidRPr="00FB104C" w:rsidRDefault="00FB0051">
                        <w:pPr>
                          <w:pStyle w:val="Caption"/>
                          <w:rPr>
                            <w:noProof/>
                          </w:rPr>
                          <w:pPrChange w:id="725" w:author="Microsoft account" w:date="2022-08-07T12:35:00Z">
                            <w:pPr>
                              <w:spacing w:after="0" w:line="240" w:lineRule="auto"/>
                              <w:jc w:val="both"/>
                            </w:pPr>
                          </w:pPrChange>
                        </w:pPr>
                        <w:ins w:id="726" w:author="Microsoft account" w:date="2022-08-07T12:35:00Z">
                          <w:r>
                            <w:t xml:space="preserve">Figure </w:t>
                          </w:r>
                        </w:ins>
                        <w:ins w:id="727" w:author="estela" w:date="2022-08-07T20:22:00Z">
                          <w:r w:rsidR="00224BCE">
                            <w:t>6</w:t>
                          </w:r>
                        </w:ins>
                        <w:ins w:id="728" w:author="Microsoft account" w:date="2022-08-07T12:35:00Z">
                          <w:del w:id="729" w:author="estela" w:date="2022-08-07T18:52:00Z">
                            <w:r w:rsidDel="00D768D2">
                              <w:fldChar w:fldCharType="begin"/>
                            </w:r>
                            <w:r w:rsidDel="00D768D2">
                              <w:delInstrText xml:space="preserve"> SEQ Figure \* ARABIC </w:delInstrText>
                            </w:r>
                          </w:del>
                        </w:ins>
                        <w:del w:id="730" w:author="estela" w:date="2022-08-07T18:52:00Z">
                          <w:r w:rsidDel="00D768D2">
                            <w:fldChar w:fldCharType="separate"/>
                          </w:r>
                        </w:del>
                        <w:ins w:id="731" w:author="Microsoft account" w:date="2022-08-07T12:37:00Z">
                          <w:del w:id="732" w:author="estela" w:date="2022-08-07T18:52:00Z">
                            <w:r w:rsidDel="00D768D2">
                              <w:rPr>
                                <w:noProof/>
                              </w:rPr>
                              <w:delText>1</w:delText>
                            </w:r>
                          </w:del>
                        </w:ins>
                        <w:ins w:id="733" w:author="Microsoft account" w:date="2022-08-07T12:35:00Z">
                          <w:del w:id="734" w:author="estela" w:date="2022-08-07T18:52:00Z">
                            <w:r w:rsidDel="00D768D2">
                              <w:fldChar w:fldCharType="end"/>
                            </w:r>
                          </w:del>
                          <w:r>
                            <w:t xml:space="preserve">: </w:t>
                          </w:r>
                          <w:del w:id="735" w:author="estela" w:date="2022-08-07T18:56:00Z">
                            <w:r w:rsidDel="00FB0051">
                              <w:delText xml:space="preserve">Scatterplot </w:delText>
                            </w:r>
                          </w:del>
                          <w:del w:id="736" w:author="estela" w:date="2022-08-07T18:53:00Z">
                            <w:r w:rsidDel="00D768D2">
                              <w:delText>from Google OpenRefine</w:delText>
                            </w:r>
                            <w:r w:rsidDel="00D768D2">
                              <w:rPr>
                                <w:noProof/>
                              </w:rPr>
                              <w:delText xml:space="preserve"> showing correlations between features in the weather dataset</w:delText>
                            </w:r>
                          </w:del>
                        </w:ins>
                        <w:ins w:id="737" w:author="Microsoft account" w:date="2022-08-07T12:37:00Z">
                          <w:del w:id="738" w:author="estela" w:date="2022-08-07T18:53:00Z">
                            <w:r w:rsidDel="00D768D2">
                              <w:rPr>
                                <w:noProof/>
                              </w:rPr>
                              <w:delText>. These plots used for data imputation and model feature selection.</w:delText>
                            </w:r>
                          </w:del>
                        </w:ins>
                        <w:ins w:id="739" w:author="estela" w:date="2022-08-07T18:56:00Z">
                          <w:r>
                            <w:t>Sample accuracy scores for a variety of k-folds and m</w:t>
                          </w:r>
                        </w:ins>
                        <w:ins w:id="740" w:author="estela" w:date="2022-08-07T18:57:00Z">
                          <w:r>
                            <w:t>ax depths variation</w:t>
                          </w:r>
                        </w:ins>
                        <w:ins w:id="741" w:author="estela" w:date="2022-08-07T18:58:00Z">
                          <w:r w:rsidR="00EE33AA">
                            <w:t xml:space="preserve"> in our Decision Tree </w:t>
                          </w:r>
                        </w:ins>
                        <w:ins w:id="742" w:author="estela" w:date="2022-08-07T19:00:00Z">
                          <w:r w:rsidR="00FC320F">
                            <w:t xml:space="preserve">prediction </w:t>
                          </w:r>
                        </w:ins>
                        <w:ins w:id="743" w:author="estela" w:date="2022-08-07T18:58:00Z">
                          <w:r w:rsidR="00EE33AA">
                            <w:t>model</w:t>
                          </w:r>
                        </w:ins>
                      </w:p>
                    </w:txbxContent>
                  </v:textbox>
                  <w10:wrap type="topAndBottom"/>
                </v:shape>
              </w:pict>
            </mc:Fallback>
          </mc:AlternateContent>
        </w:r>
      </w:ins>
    </w:p>
    <w:p w14:paraId="2FD07744" w14:textId="34917AEF" w:rsidR="00513B1F" w:rsidRDefault="00513B1F" w:rsidP="00E14C4C">
      <w:pPr>
        <w:spacing w:after="0" w:line="240" w:lineRule="auto"/>
        <w:ind w:left="720"/>
        <w:jc w:val="both"/>
        <w:rPr>
          <w:ins w:id="744" w:author="estela" w:date="2022-08-07T18:56:00Z"/>
          <w:rFonts w:ascii="Arial" w:hAnsi="Arial" w:cs="Arial"/>
          <w:color w:val="000000" w:themeColor="text1"/>
          <w:lang w:val="en-US"/>
        </w:rPr>
      </w:pPr>
      <w:r>
        <w:rPr>
          <w:noProof/>
          <w:lang w:eastAsia="en-AU"/>
        </w:rPr>
        <w:drawing>
          <wp:inline distT="0" distB="0" distL="0" distR="0" wp14:anchorId="165A1BA4" wp14:editId="2281A69A">
            <wp:extent cx="3785488" cy="196506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8981" cy="1966875"/>
                    </a:xfrm>
                    <a:prstGeom prst="rect">
                      <a:avLst/>
                    </a:prstGeom>
                  </pic:spPr>
                </pic:pic>
              </a:graphicData>
            </a:graphic>
          </wp:inline>
        </w:drawing>
      </w:r>
    </w:p>
    <w:p w14:paraId="17B1D2E7" w14:textId="57D8378C" w:rsidR="00FB0051" w:rsidDel="00650715" w:rsidRDefault="00650715" w:rsidP="00650715">
      <w:pPr>
        <w:spacing w:after="0" w:line="240" w:lineRule="auto"/>
        <w:jc w:val="both"/>
        <w:rPr>
          <w:del w:id="745" w:author="estela" w:date="2022-08-07T20:23:00Z"/>
          <w:rFonts w:ascii="Arial" w:hAnsi="Arial" w:cs="Arial"/>
          <w:color w:val="000000" w:themeColor="text1"/>
          <w:lang w:val="en-US"/>
        </w:rPr>
        <w:pPrChange w:id="746" w:author="estela" w:date="2022-08-07T20:24:00Z">
          <w:pPr>
            <w:spacing w:after="0" w:line="240" w:lineRule="auto"/>
            <w:ind w:left="720"/>
            <w:jc w:val="both"/>
          </w:pPr>
        </w:pPrChange>
      </w:pPr>
      <w:r>
        <w:rPr>
          <w:noProof/>
          <w:lang w:eastAsia="en-AU"/>
        </w:rPr>
        <w:drawing>
          <wp:anchor distT="0" distB="0" distL="114300" distR="114300" simplePos="0" relativeHeight="251672576" behindDoc="1" locked="0" layoutInCell="1" allowOverlap="1" wp14:anchorId="7AE6CCD1" wp14:editId="1AA875D3">
            <wp:simplePos x="0" y="0"/>
            <wp:positionH relativeFrom="column">
              <wp:posOffset>-719</wp:posOffset>
            </wp:positionH>
            <wp:positionV relativeFrom="paragraph">
              <wp:posOffset>427759</wp:posOffset>
            </wp:positionV>
            <wp:extent cx="5867768" cy="42330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2874" cy="4236781"/>
                    </a:xfrm>
                    <a:prstGeom prst="rect">
                      <a:avLst/>
                    </a:prstGeom>
                  </pic:spPr>
                </pic:pic>
              </a:graphicData>
            </a:graphic>
            <wp14:sizeRelH relativeFrom="margin">
              <wp14:pctWidth>0</wp14:pctWidth>
            </wp14:sizeRelH>
            <wp14:sizeRelV relativeFrom="margin">
              <wp14:pctHeight>0</wp14:pctHeight>
            </wp14:sizeRelV>
          </wp:anchor>
        </w:drawing>
      </w:r>
    </w:p>
    <w:p w14:paraId="49FD78DD" w14:textId="509F31D0" w:rsidR="0054091C" w:rsidDel="00650715" w:rsidRDefault="0054091C" w:rsidP="00E14C4C">
      <w:pPr>
        <w:spacing w:after="0" w:line="240" w:lineRule="auto"/>
        <w:ind w:left="720"/>
        <w:jc w:val="both"/>
        <w:rPr>
          <w:del w:id="747" w:author="estela" w:date="2022-08-07T20:23:00Z"/>
          <w:rFonts w:ascii="Arial" w:hAnsi="Arial" w:cs="Arial"/>
          <w:color w:val="000000" w:themeColor="text1"/>
          <w:lang w:val="en-US"/>
        </w:rPr>
      </w:pPr>
    </w:p>
    <w:p w14:paraId="74D21BFB" w14:textId="686445E4" w:rsidR="0054091C" w:rsidDel="00650715" w:rsidRDefault="0054091C" w:rsidP="00E14C4C">
      <w:pPr>
        <w:spacing w:after="0" w:line="240" w:lineRule="auto"/>
        <w:ind w:left="720"/>
        <w:jc w:val="both"/>
        <w:rPr>
          <w:del w:id="748" w:author="estela" w:date="2022-08-07T20:24:00Z"/>
          <w:rFonts w:ascii="Arial" w:hAnsi="Arial" w:cs="Arial"/>
          <w:color w:val="000000" w:themeColor="text1"/>
          <w:lang w:val="en-US"/>
        </w:rPr>
      </w:pPr>
    </w:p>
    <w:p w14:paraId="08272619" w14:textId="377237F9" w:rsidR="0054091C" w:rsidDel="00650715" w:rsidRDefault="0054091C" w:rsidP="00650715">
      <w:pPr>
        <w:spacing w:after="0" w:line="240" w:lineRule="auto"/>
        <w:jc w:val="both"/>
        <w:rPr>
          <w:del w:id="749" w:author="estela" w:date="2022-08-07T20:24:00Z"/>
          <w:rFonts w:ascii="Arial" w:hAnsi="Arial" w:cs="Arial"/>
          <w:color w:val="000000" w:themeColor="text1"/>
          <w:lang w:val="en-US"/>
        </w:rPr>
        <w:pPrChange w:id="750" w:author="estela" w:date="2022-08-07T20:24:00Z">
          <w:pPr>
            <w:spacing w:after="0" w:line="240" w:lineRule="auto"/>
            <w:ind w:left="720"/>
            <w:jc w:val="both"/>
          </w:pPr>
        </w:pPrChange>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60218DBB" w:rsidR="0054091C" w:rsidRDefault="00EE33AA" w:rsidP="00E14C4C">
      <w:pPr>
        <w:spacing w:after="0" w:line="240" w:lineRule="auto"/>
        <w:jc w:val="both"/>
        <w:rPr>
          <w:rFonts w:ascii="Arial" w:hAnsi="Arial" w:cs="Arial"/>
          <w:lang w:val="en-US"/>
        </w:rPr>
      </w:pPr>
      <w:ins w:id="751" w:author="estela" w:date="2022-08-07T18:58:00Z">
        <w:r>
          <w:rPr>
            <w:noProof/>
            <w:lang w:eastAsia="en-AU"/>
          </w:rPr>
          <mc:AlternateContent>
            <mc:Choice Requires="wps">
              <w:drawing>
                <wp:anchor distT="0" distB="0" distL="114300" distR="114300" simplePos="0" relativeHeight="251682816" behindDoc="0" locked="0" layoutInCell="1" allowOverlap="1" wp14:anchorId="3CE36E4C" wp14:editId="0E8A5996">
                  <wp:simplePos x="0" y="0"/>
                  <wp:positionH relativeFrom="column">
                    <wp:posOffset>246184</wp:posOffset>
                  </wp:positionH>
                  <wp:positionV relativeFrom="paragraph">
                    <wp:posOffset>254306</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7875C12D" w:rsidR="00EE33AA" w:rsidRPr="00FB104C" w:rsidRDefault="00EE33AA">
                              <w:pPr>
                                <w:pStyle w:val="Caption"/>
                                <w:rPr>
                                  <w:noProof/>
                                </w:rPr>
                                <w:pPrChange w:id="752" w:author="Microsoft account" w:date="2022-08-07T12:35:00Z">
                                  <w:pPr>
                                    <w:spacing w:after="0" w:line="240" w:lineRule="auto"/>
                                    <w:jc w:val="both"/>
                                  </w:pPr>
                                </w:pPrChange>
                              </w:pPr>
                              <w:ins w:id="753" w:author="Microsoft account" w:date="2022-08-07T12:35:00Z">
                                <w:r>
                                  <w:t xml:space="preserve">Figure </w:t>
                                </w:r>
                              </w:ins>
                              <w:ins w:id="754" w:author="estela" w:date="2022-08-07T20:22:00Z">
                                <w:r w:rsidR="00224BCE">
                                  <w:t>7</w:t>
                                </w:r>
                              </w:ins>
                              <w:ins w:id="755" w:author="Microsoft account" w:date="2022-08-07T12:35:00Z">
                                <w:del w:id="756" w:author="estela" w:date="2022-08-07T18:52:00Z">
                                  <w:r w:rsidDel="00D768D2">
                                    <w:fldChar w:fldCharType="begin"/>
                                  </w:r>
                                  <w:r w:rsidDel="00D768D2">
                                    <w:delInstrText xml:space="preserve"> SEQ Figure \* ARABIC </w:delInstrText>
                                  </w:r>
                                </w:del>
                              </w:ins>
                              <w:del w:id="757" w:author="estela" w:date="2022-08-07T18:52:00Z">
                                <w:r w:rsidDel="00D768D2">
                                  <w:fldChar w:fldCharType="separate"/>
                                </w:r>
                              </w:del>
                              <w:ins w:id="758" w:author="Microsoft account" w:date="2022-08-07T12:37:00Z">
                                <w:del w:id="759" w:author="estela" w:date="2022-08-07T18:52:00Z">
                                  <w:r w:rsidDel="00D768D2">
                                    <w:rPr>
                                      <w:noProof/>
                                    </w:rPr>
                                    <w:delText>1</w:delText>
                                  </w:r>
                                </w:del>
                              </w:ins>
                              <w:ins w:id="760" w:author="Microsoft account" w:date="2022-08-07T12:35:00Z">
                                <w:del w:id="761" w:author="estela" w:date="2022-08-07T18:52:00Z">
                                  <w:r w:rsidDel="00D768D2">
                                    <w:fldChar w:fldCharType="end"/>
                                  </w:r>
                                </w:del>
                                <w:r>
                                  <w:t xml:space="preserve">: </w:t>
                                </w:r>
                                <w:del w:id="762" w:author="estela" w:date="2022-08-07T18:56:00Z">
                                  <w:r w:rsidDel="00FB0051">
                                    <w:delText xml:space="preserve">Scatterplot </w:delText>
                                  </w:r>
                                </w:del>
                                <w:del w:id="763" w:author="estela" w:date="2022-08-07T18:53:00Z">
                                  <w:r w:rsidDel="00D768D2">
                                    <w:delText>from Google OpenRefine</w:delText>
                                  </w:r>
                                  <w:r w:rsidDel="00D768D2">
                                    <w:rPr>
                                      <w:noProof/>
                                    </w:rPr>
                                    <w:delText xml:space="preserve"> showing correlations between features in the weather dataset</w:delText>
                                  </w:r>
                                </w:del>
                              </w:ins>
                              <w:ins w:id="764" w:author="Microsoft account" w:date="2022-08-07T12:37:00Z">
                                <w:del w:id="765" w:author="estela" w:date="2022-08-07T18:53:00Z">
                                  <w:r w:rsidDel="00D768D2">
                                    <w:rPr>
                                      <w:noProof/>
                                    </w:rPr>
                                    <w:delText>. These plots used for data imputation and model feature selection.</w:delText>
                                  </w:r>
                                </w:del>
                              </w:ins>
                              <w:ins w:id="766" w:author="estela" w:date="2022-08-07T18:58:00Z">
                                <w:r>
                                  <w:t>Decision Tree model with max depth of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3" type="#_x0000_t202" style="position:absolute;left:0;text-align:left;margin-left:19.4pt;margin-top:20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" stroked="f">
                  <v:textbox style="mso-fit-shape-to-text:t" inset="0,0,0,0">
                    <w:txbxContent>
                      <w:p w14:paraId="20423C1E" w14:textId="7875C12D" w:rsidR="00EE33AA" w:rsidRPr="00FB104C" w:rsidRDefault="00EE33AA">
                        <w:pPr>
                          <w:pStyle w:val="Caption"/>
                          <w:rPr>
                            <w:noProof/>
                          </w:rPr>
                          <w:pPrChange w:id="767" w:author="Microsoft account" w:date="2022-08-07T12:35:00Z">
                            <w:pPr>
                              <w:spacing w:after="0" w:line="240" w:lineRule="auto"/>
                              <w:jc w:val="both"/>
                            </w:pPr>
                          </w:pPrChange>
                        </w:pPr>
                        <w:ins w:id="768" w:author="Microsoft account" w:date="2022-08-07T12:35:00Z">
                          <w:r>
                            <w:t xml:space="preserve">Figure </w:t>
                          </w:r>
                        </w:ins>
                        <w:ins w:id="769" w:author="estela" w:date="2022-08-07T20:22:00Z">
                          <w:r w:rsidR="00224BCE">
                            <w:t>7</w:t>
                          </w:r>
                        </w:ins>
                        <w:ins w:id="770" w:author="Microsoft account" w:date="2022-08-07T12:35:00Z">
                          <w:del w:id="771" w:author="estela" w:date="2022-08-07T18:52:00Z">
                            <w:r w:rsidDel="00D768D2">
                              <w:fldChar w:fldCharType="begin"/>
                            </w:r>
                            <w:r w:rsidDel="00D768D2">
                              <w:delInstrText xml:space="preserve"> SEQ Figure \* ARABIC </w:delInstrText>
                            </w:r>
                          </w:del>
                        </w:ins>
                        <w:del w:id="772" w:author="estela" w:date="2022-08-07T18:52:00Z">
                          <w:r w:rsidDel="00D768D2">
                            <w:fldChar w:fldCharType="separate"/>
                          </w:r>
                        </w:del>
                        <w:ins w:id="773" w:author="Microsoft account" w:date="2022-08-07T12:37:00Z">
                          <w:del w:id="774" w:author="estela" w:date="2022-08-07T18:52:00Z">
                            <w:r w:rsidDel="00D768D2">
                              <w:rPr>
                                <w:noProof/>
                              </w:rPr>
                              <w:delText>1</w:delText>
                            </w:r>
                          </w:del>
                        </w:ins>
                        <w:ins w:id="775" w:author="Microsoft account" w:date="2022-08-07T12:35:00Z">
                          <w:del w:id="776" w:author="estela" w:date="2022-08-07T18:52:00Z">
                            <w:r w:rsidDel="00D768D2">
                              <w:fldChar w:fldCharType="end"/>
                            </w:r>
                          </w:del>
                          <w:r>
                            <w:t xml:space="preserve">: </w:t>
                          </w:r>
                          <w:del w:id="777" w:author="estela" w:date="2022-08-07T18:56:00Z">
                            <w:r w:rsidDel="00FB0051">
                              <w:delText xml:space="preserve">Scatterplot </w:delText>
                            </w:r>
                          </w:del>
                          <w:del w:id="778" w:author="estela" w:date="2022-08-07T18:53:00Z">
                            <w:r w:rsidDel="00D768D2">
                              <w:delText>from Google OpenRefine</w:delText>
                            </w:r>
                            <w:r w:rsidDel="00D768D2">
                              <w:rPr>
                                <w:noProof/>
                              </w:rPr>
                              <w:delText xml:space="preserve"> showing correlations between features in the weather dataset</w:delText>
                            </w:r>
                          </w:del>
                        </w:ins>
                        <w:ins w:id="779" w:author="Microsoft account" w:date="2022-08-07T12:37:00Z">
                          <w:del w:id="780" w:author="estela" w:date="2022-08-07T18:53:00Z">
                            <w:r w:rsidDel="00D768D2">
                              <w:rPr>
                                <w:noProof/>
                              </w:rPr>
                              <w:delText>. These plots used for data imputation and model feature selection.</w:delText>
                            </w:r>
                          </w:del>
                        </w:ins>
                        <w:ins w:id="781" w:author="estela" w:date="2022-08-07T18:58:00Z">
                          <w:r>
                            <w:t>Decision Tree model with max depth of 12</w:t>
                          </w:r>
                        </w:ins>
                      </w:p>
                    </w:txbxContent>
                  </v:textbox>
                  <w10:wrap type="topAndBottom"/>
                </v:shape>
              </w:pict>
            </mc:Fallback>
          </mc:AlternateContent>
        </w:r>
      </w:ins>
    </w:p>
    <w:p w14:paraId="1425FB42" w14:textId="3199460F" w:rsidR="00EE33AA" w:rsidRPr="00E14C4C" w:rsidRDefault="00EE33AA"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782"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minimum temperature, rainfall, evaporation, sunshine and max wind speed</w:delText>
        </w:r>
      </w:del>
      <w:r>
        <w:rPr>
          <w:rFonts w:ascii="Arial" w:hAnsi="Arial" w:cs="Arial"/>
          <w:lang w:val="en-US"/>
        </w:rPr>
        <w:t xml:space="preserve">. </w:t>
      </w:r>
      <w:r w:rsidR="005D2B7A" w:rsidRPr="00240C08">
        <w:rPr>
          <w:rFonts w:ascii="Arial" w:hAnsi="Arial" w:cs="Arial"/>
          <w:highlight w:val="yellow"/>
          <w:lang w:val="en-US"/>
          <w:rPrChange w:id="783"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784"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785"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786"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DFBFD04" w:rsidR="00A74DFF" w:rsidRDefault="00A74DFF" w:rsidP="00513B1F">
      <w:pPr>
        <w:spacing w:after="0" w:line="240" w:lineRule="auto"/>
        <w:ind w:left="720"/>
        <w:jc w:val="both"/>
        <w:rPr>
          <w:ins w:id="787" w:author="estela" w:date="2022-08-07T20:24:00Z"/>
          <w:rFonts w:ascii="Arial" w:hAnsi="Arial" w:cs="Arial"/>
          <w:lang w:val="en-US"/>
        </w:rPr>
      </w:pPr>
    </w:p>
    <w:p w14:paraId="572655D9" w14:textId="77777777" w:rsidR="00650715" w:rsidRDefault="00650715" w:rsidP="00513B1F">
      <w:pPr>
        <w:spacing w:after="0" w:line="240" w:lineRule="auto"/>
        <w:ind w:left="720"/>
        <w:jc w:val="both"/>
        <w:rPr>
          <w:rFonts w:ascii="Arial" w:hAnsi="Arial" w:cs="Arial"/>
          <w:lang w:val="en-US"/>
        </w:rPr>
      </w:pPr>
    </w:p>
    <w:p w14:paraId="4F7CE029" w14:textId="7F46089E" w:rsidR="00A74DFF" w:rsidDel="00AA2465" w:rsidRDefault="00A74DFF" w:rsidP="00513B1F">
      <w:pPr>
        <w:spacing w:after="0" w:line="240" w:lineRule="auto"/>
        <w:ind w:left="720"/>
        <w:jc w:val="both"/>
        <w:rPr>
          <w:del w:id="788" w:author="estela" w:date="2022-08-07T18:58:00Z"/>
          <w:rFonts w:ascii="Arial" w:hAnsi="Arial" w:cs="Arial"/>
          <w:lang w:val="en-US"/>
        </w:rPr>
      </w:pPr>
    </w:p>
    <w:p w14:paraId="7BF01252" w14:textId="77668254" w:rsidR="00A74DFF" w:rsidDel="00AA2465" w:rsidRDefault="00A74DFF" w:rsidP="00513B1F">
      <w:pPr>
        <w:spacing w:after="0" w:line="240" w:lineRule="auto"/>
        <w:ind w:left="720"/>
        <w:jc w:val="both"/>
        <w:rPr>
          <w:del w:id="789" w:author="estela" w:date="2022-08-07T18:58:00Z"/>
          <w:rFonts w:ascii="Arial" w:hAnsi="Arial" w:cs="Arial"/>
          <w:lang w:val="en-US"/>
        </w:rPr>
      </w:pPr>
    </w:p>
    <w:p w14:paraId="28C9D63B" w14:textId="0FE43783" w:rsidR="008D4E77" w:rsidDel="00AA2465" w:rsidRDefault="008D4E77" w:rsidP="00513B1F">
      <w:pPr>
        <w:spacing w:after="0" w:line="240" w:lineRule="auto"/>
        <w:ind w:left="720"/>
        <w:jc w:val="both"/>
        <w:rPr>
          <w:del w:id="790" w:author="estela" w:date="2022-08-07T18:58:00Z"/>
          <w:rFonts w:ascii="Arial" w:hAnsi="Arial" w:cs="Arial"/>
          <w:lang w:val="en-US"/>
        </w:rPr>
      </w:pPr>
    </w:p>
    <w:p w14:paraId="491CFF97" w14:textId="0BE39519" w:rsidR="00951A5F" w:rsidDel="00AA2465" w:rsidRDefault="00951A5F" w:rsidP="00513B1F">
      <w:pPr>
        <w:spacing w:after="0" w:line="240" w:lineRule="auto"/>
        <w:ind w:left="720"/>
        <w:jc w:val="both"/>
        <w:rPr>
          <w:del w:id="791" w:author="estela" w:date="2022-08-07T18:58:00Z"/>
          <w:rFonts w:ascii="Arial" w:hAnsi="Arial" w:cs="Arial"/>
          <w:lang w:val="en-US"/>
        </w:rPr>
      </w:pPr>
    </w:p>
    <w:p w14:paraId="2E7F2EEB" w14:textId="2ABADAEB" w:rsidR="00A74DFF" w:rsidDel="00AA2465" w:rsidRDefault="00A74DFF" w:rsidP="00513B1F">
      <w:pPr>
        <w:spacing w:after="0" w:line="240" w:lineRule="auto"/>
        <w:ind w:left="720"/>
        <w:jc w:val="both"/>
        <w:rPr>
          <w:del w:id="792" w:author="estela" w:date="2022-08-07T18:58:00Z"/>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00548CA8"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793"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794" w:author="estela" w:date="2022-08-07T19:13:00Z">
        <w:r w:rsidR="00BD7992">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ins w:id="795" w:author="estela" w:date="2022-08-07T19:13:00Z">
        <w:r w:rsidR="00BD7992">
          <w:rPr>
            <w:rFonts w:ascii="Arial" w:hAnsi="Arial" w:cs="Arial"/>
            <w:lang w:val="en-US"/>
          </w:rPr>
          <w:t>we</w:t>
        </w:r>
      </w:ins>
      <w:del w:id="796" w:author="estela" w:date="2022-08-07T19:13:00Z">
        <w:r w:rsidRPr="007B604E" w:rsidDel="00BD7992">
          <w:rPr>
            <w:rFonts w:ascii="Arial" w:hAnsi="Arial" w:cs="Arial"/>
            <w:lang w:val="en-US"/>
          </w:rPr>
          <w:delText>a</w:delText>
        </w:r>
      </w:del>
      <w:r w:rsidRPr="007B604E">
        <w:rPr>
          <w:rFonts w:ascii="Arial" w:hAnsi="Arial" w:cs="Arial"/>
          <w:lang w:val="en-US"/>
        </w:rPr>
        <w:t xml:space="preserve">re correlated with the class label, they </w:t>
      </w:r>
      <w:ins w:id="797" w:author="estela" w:date="2022-08-07T19:13:00Z">
        <w:r w:rsidR="006616C1">
          <w:rPr>
            <w:rFonts w:ascii="Arial" w:hAnsi="Arial" w:cs="Arial"/>
            <w:lang w:val="en-US"/>
          </w:rPr>
          <w:t>we</w:t>
        </w:r>
      </w:ins>
      <w:del w:id="798" w:author="estela" w:date="2022-08-07T19:13:00Z">
        <w:r w:rsidRPr="007B604E" w:rsidDel="006616C1">
          <w:rPr>
            <w:rFonts w:ascii="Arial" w:hAnsi="Arial" w:cs="Arial"/>
            <w:lang w:val="en-US"/>
          </w:rPr>
          <w:delText>a</w:delText>
        </w:r>
      </w:del>
      <w:r w:rsidRPr="007B604E">
        <w:rPr>
          <w:rFonts w:ascii="Arial" w:hAnsi="Arial" w:cs="Arial"/>
          <w:lang w:val="en-US"/>
        </w:rPr>
        <w:t xml:space="preserve">re dependent of the class label and they </w:t>
      </w:r>
      <w:ins w:id="799" w:author="estela" w:date="2022-08-07T19:13:00Z">
        <w:r w:rsidR="00232478">
          <w:rPr>
            <w:rFonts w:ascii="Arial" w:hAnsi="Arial" w:cs="Arial"/>
            <w:lang w:val="en-US"/>
          </w:rPr>
          <w:t>we</w:t>
        </w:r>
      </w:ins>
      <w:del w:id="800" w:author="estela" w:date="2022-08-07T19:13:00Z">
        <w:r w:rsidRPr="007B604E" w:rsidDel="00232478">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5CDEF98F" w:rsidR="00300F08" w:rsidRDefault="00300F08" w:rsidP="00A12AF7">
      <w:pPr>
        <w:spacing w:after="0" w:line="240" w:lineRule="auto"/>
        <w:ind w:left="720"/>
        <w:jc w:val="both"/>
        <w:rPr>
          <w:rFonts w:ascii="Arial" w:hAnsi="Arial" w:cs="Arial"/>
          <w:color w:val="000000" w:themeColor="text1"/>
          <w:lang w:val="en-US"/>
        </w:rPr>
      </w:pPr>
    </w:p>
    <w:p w14:paraId="58271AC5" w14:textId="6F4A48BB" w:rsidR="00300F08" w:rsidRDefault="00224BCE" w:rsidP="00A12AF7">
      <w:pPr>
        <w:spacing w:after="0" w:line="240" w:lineRule="auto"/>
        <w:ind w:left="720"/>
        <w:jc w:val="both"/>
        <w:rPr>
          <w:ins w:id="801" w:author="estela" w:date="2022-08-07T18:59:00Z"/>
          <w:rFonts w:ascii="Arial" w:hAnsi="Arial" w:cs="Arial"/>
          <w:color w:val="000000" w:themeColor="text1"/>
          <w:lang w:val="en-US"/>
        </w:rPr>
      </w:pPr>
      <w:ins w:id="802" w:author="estela" w:date="2022-08-07T18:59:00Z">
        <w:r>
          <w:rPr>
            <w:noProof/>
            <w:lang w:eastAsia="en-AU"/>
          </w:rPr>
          <mc:AlternateContent>
            <mc:Choice Requires="wps">
              <w:drawing>
                <wp:anchor distT="0" distB="0" distL="114300" distR="114300" simplePos="0" relativeHeight="251684864" behindDoc="0" locked="0" layoutInCell="1" allowOverlap="1" wp14:anchorId="0761D070" wp14:editId="1DB9C12C">
                  <wp:simplePos x="0" y="0"/>
                  <wp:positionH relativeFrom="column">
                    <wp:posOffset>456175</wp:posOffset>
                  </wp:positionH>
                  <wp:positionV relativeFrom="paragraph">
                    <wp:posOffset>3752601</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193BB9CC" w:rsidR="00AA2465" w:rsidRPr="00FB104C" w:rsidRDefault="00AA2465">
                              <w:pPr>
                                <w:pStyle w:val="Caption"/>
                                <w:rPr>
                                  <w:noProof/>
                                </w:rPr>
                                <w:pPrChange w:id="803" w:author="Microsoft account" w:date="2022-08-07T12:35:00Z">
                                  <w:pPr>
                                    <w:spacing w:after="0" w:line="240" w:lineRule="auto"/>
                                    <w:jc w:val="both"/>
                                  </w:pPr>
                                </w:pPrChange>
                              </w:pPr>
                              <w:ins w:id="804" w:author="Microsoft account" w:date="2022-08-07T12:35:00Z">
                                <w:r>
                                  <w:t xml:space="preserve">Figure </w:t>
                                </w:r>
                              </w:ins>
                              <w:ins w:id="805" w:author="estela" w:date="2022-08-07T20:22:00Z">
                                <w:r w:rsidR="00224BCE">
                                  <w:t>8</w:t>
                                </w:r>
                              </w:ins>
                              <w:ins w:id="806" w:author="Microsoft account" w:date="2022-08-07T12:35:00Z">
                                <w:del w:id="807" w:author="estela" w:date="2022-08-07T18:52:00Z">
                                  <w:r w:rsidDel="00D768D2">
                                    <w:fldChar w:fldCharType="begin"/>
                                  </w:r>
                                  <w:r w:rsidDel="00D768D2">
                                    <w:delInstrText xml:space="preserve"> SEQ Figure \* ARABIC </w:delInstrText>
                                  </w:r>
                                </w:del>
                              </w:ins>
                              <w:del w:id="808" w:author="estela" w:date="2022-08-07T18:52:00Z">
                                <w:r w:rsidDel="00D768D2">
                                  <w:fldChar w:fldCharType="separate"/>
                                </w:r>
                              </w:del>
                              <w:ins w:id="809" w:author="Microsoft account" w:date="2022-08-07T12:37:00Z">
                                <w:del w:id="810" w:author="estela" w:date="2022-08-07T18:52:00Z">
                                  <w:r w:rsidDel="00D768D2">
                                    <w:rPr>
                                      <w:noProof/>
                                    </w:rPr>
                                    <w:delText>1</w:delText>
                                  </w:r>
                                </w:del>
                              </w:ins>
                              <w:ins w:id="811" w:author="Microsoft account" w:date="2022-08-07T12:35:00Z">
                                <w:del w:id="812" w:author="estela" w:date="2022-08-07T18:52:00Z">
                                  <w:r w:rsidDel="00D768D2">
                                    <w:fldChar w:fldCharType="end"/>
                                  </w:r>
                                </w:del>
                                <w:r>
                                  <w:t xml:space="preserve">: </w:t>
                                </w:r>
                                <w:del w:id="813" w:author="estela" w:date="2022-08-07T18:56:00Z">
                                  <w:r w:rsidDel="00FB0051">
                                    <w:delText xml:space="preserve">Scatterplot </w:delText>
                                  </w:r>
                                </w:del>
                                <w:del w:id="814" w:author="estela" w:date="2022-08-07T18:53:00Z">
                                  <w:r w:rsidDel="00D768D2">
                                    <w:delText>from Google OpenRefine</w:delText>
                                  </w:r>
                                  <w:r w:rsidDel="00D768D2">
                                    <w:rPr>
                                      <w:noProof/>
                                    </w:rPr>
                                    <w:delText xml:space="preserve"> showing correlations between features in the weather dataset</w:delText>
                                  </w:r>
                                </w:del>
                              </w:ins>
                              <w:ins w:id="815" w:author="Microsoft account" w:date="2022-08-07T12:37:00Z">
                                <w:del w:id="816" w:author="estela" w:date="2022-08-07T18:53:00Z">
                                  <w:r w:rsidDel="00D768D2">
                                    <w:rPr>
                                      <w:noProof/>
                                    </w:rPr>
                                    <w:delText>. These plots used for data imputation and model feature selection.</w:delText>
                                  </w:r>
                                </w:del>
                              </w:ins>
                              <w:ins w:id="817" w:author="estela" w:date="2022-08-07T18:59:00Z">
                                <w:r>
                                  <w:t>Sample accuracy scores for different k-folds and k</w:t>
                                </w:r>
                              </w:ins>
                              <w:ins w:id="818" w:author="estela" w:date="2022-08-07T19:00:00Z">
                                <w:r>
                                  <w:t>-neighbours</w:t>
                                </w:r>
                                <w:r w:rsidR="007B6836">
                                  <w:t xml:space="preserve"> in our KNN </w:t>
                                </w:r>
                                <w:r w:rsidR="00940A25">
                                  <w:t xml:space="preserve">prediction </w:t>
                                </w:r>
                                <w:r w:rsidR="007B6836">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4" type="#_x0000_t202" style="position:absolute;left:0;text-align:left;margin-left:35.9pt;margin-top:295.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" stroked="f">
                  <v:textbox style="mso-fit-shape-to-text:t" inset="0,0,0,0">
                    <w:txbxContent>
                      <w:p w14:paraId="66BA7E73" w14:textId="193BB9CC" w:rsidR="00AA2465" w:rsidRPr="00FB104C" w:rsidRDefault="00AA2465">
                        <w:pPr>
                          <w:pStyle w:val="Caption"/>
                          <w:rPr>
                            <w:noProof/>
                          </w:rPr>
                          <w:pPrChange w:id="819" w:author="Microsoft account" w:date="2022-08-07T12:35:00Z">
                            <w:pPr>
                              <w:spacing w:after="0" w:line="240" w:lineRule="auto"/>
                              <w:jc w:val="both"/>
                            </w:pPr>
                          </w:pPrChange>
                        </w:pPr>
                        <w:ins w:id="820" w:author="Microsoft account" w:date="2022-08-07T12:35:00Z">
                          <w:r>
                            <w:t xml:space="preserve">Figure </w:t>
                          </w:r>
                        </w:ins>
                        <w:ins w:id="821" w:author="estela" w:date="2022-08-07T20:22:00Z">
                          <w:r w:rsidR="00224BCE">
                            <w:t>8</w:t>
                          </w:r>
                        </w:ins>
                        <w:ins w:id="822" w:author="Microsoft account" w:date="2022-08-07T12:35:00Z">
                          <w:del w:id="823" w:author="estela" w:date="2022-08-07T18:52:00Z">
                            <w:r w:rsidDel="00D768D2">
                              <w:fldChar w:fldCharType="begin"/>
                            </w:r>
                            <w:r w:rsidDel="00D768D2">
                              <w:delInstrText xml:space="preserve"> SEQ Figure \* ARABIC </w:delInstrText>
                            </w:r>
                          </w:del>
                        </w:ins>
                        <w:del w:id="824" w:author="estela" w:date="2022-08-07T18:52:00Z">
                          <w:r w:rsidDel="00D768D2">
                            <w:fldChar w:fldCharType="separate"/>
                          </w:r>
                        </w:del>
                        <w:ins w:id="825" w:author="Microsoft account" w:date="2022-08-07T12:37:00Z">
                          <w:del w:id="826" w:author="estela" w:date="2022-08-07T18:52:00Z">
                            <w:r w:rsidDel="00D768D2">
                              <w:rPr>
                                <w:noProof/>
                              </w:rPr>
                              <w:delText>1</w:delText>
                            </w:r>
                          </w:del>
                        </w:ins>
                        <w:ins w:id="827" w:author="Microsoft account" w:date="2022-08-07T12:35:00Z">
                          <w:del w:id="828" w:author="estela" w:date="2022-08-07T18:52:00Z">
                            <w:r w:rsidDel="00D768D2">
                              <w:fldChar w:fldCharType="end"/>
                            </w:r>
                          </w:del>
                          <w:r>
                            <w:t xml:space="preserve">: </w:t>
                          </w:r>
                          <w:del w:id="829" w:author="estela" w:date="2022-08-07T18:56:00Z">
                            <w:r w:rsidDel="00FB0051">
                              <w:delText xml:space="preserve">Scatterplot </w:delText>
                            </w:r>
                          </w:del>
                          <w:del w:id="830" w:author="estela" w:date="2022-08-07T18:53:00Z">
                            <w:r w:rsidDel="00D768D2">
                              <w:delText>from Google OpenRefine</w:delText>
                            </w:r>
                            <w:r w:rsidDel="00D768D2">
                              <w:rPr>
                                <w:noProof/>
                              </w:rPr>
                              <w:delText xml:space="preserve"> showing correlations between features in the weather dataset</w:delText>
                            </w:r>
                          </w:del>
                        </w:ins>
                        <w:ins w:id="831" w:author="Microsoft account" w:date="2022-08-07T12:37:00Z">
                          <w:del w:id="832" w:author="estela" w:date="2022-08-07T18:53:00Z">
                            <w:r w:rsidDel="00D768D2">
                              <w:rPr>
                                <w:noProof/>
                              </w:rPr>
                              <w:delText>. These plots used for data imputation and model feature selection.</w:delText>
                            </w:r>
                          </w:del>
                        </w:ins>
                        <w:ins w:id="833" w:author="estela" w:date="2022-08-07T18:59:00Z">
                          <w:r>
                            <w:t>Sample accuracy scores for different k-folds and k</w:t>
                          </w:r>
                        </w:ins>
                        <w:ins w:id="834" w:author="estela" w:date="2022-08-07T19:00:00Z">
                          <w:r>
                            <w:t>-neighbours</w:t>
                          </w:r>
                          <w:r w:rsidR="007B6836">
                            <w:t xml:space="preserve"> in our KNN </w:t>
                          </w:r>
                          <w:r w:rsidR="00940A25">
                            <w:t xml:space="preserve">prediction </w:t>
                          </w:r>
                          <w:r w:rsidR="007B6836">
                            <w:t>model</w:t>
                          </w:r>
                        </w:ins>
                      </w:p>
                    </w:txbxContent>
                  </v:textbox>
                  <w10:wrap type="topAndBottom"/>
                </v:shape>
              </w:pict>
            </mc:Fallback>
          </mc:AlternateContent>
        </w:r>
      </w:ins>
      <w:r w:rsidR="00300F08">
        <w:rPr>
          <w:noProof/>
          <w:lang w:eastAsia="en-AU"/>
        </w:rPr>
        <w:drawing>
          <wp:inline distT="0" distB="0" distL="0" distR="0" wp14:anchorId="3D5841C6" wp14:editId="71D19DC3">
            <wp:extent cx="3549237" cy="370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083" cy="3715142"/>
                    </a:xfrm>
                    <a:prstGeom prst="rect">
                      <a:avLst/>
                    </a:prstGeom>
                  </pic:spPr>
                </pic:pic>
              </a:graphicData>
            </a:graphic>
          </wp:inline>
        </w:drawing>
      </w:r>
    </w:p>
    <w:p w14:paraId="280EE80C" w14:textId="051E1CFA" w:rsidR="00AA2465" w:rsidRPr="00D13C00" w:rsidDel="00FC320F" w:rsidRDefault="00AA2465" w:rsidP="00A12AF7">
      <w:pPr>
        <w:spacing w:after="0" w:line="240" w:lineRule="auto"/>
        <w:ind w:left="720"/>
        <w:jc w:val="both"/>
        <w:rPr>
          <w:del w:id="835" w:author="estela" w:date="2022-08-07T19:00:00Z"/>
          <w:rFonts w:ascii="Arial" w:hAnsi="Arial" w:cs="Arial"/>
          <w:color w:val="000000" w:themeColor="text1"/>
          <w:lang w:val="en-US"/>
        </w:rPr>
      </w:pPr>
    </w:p>
    <w:p w14:paraId="1BCD2675" w14:textId="7EAD7A23" w:rsidR="00A12AF7" w:rsidRPr="00E14C4C" w:rsidDel="00FC320F" w:rsidRDefault="00A12AF7" w:rsidP="00A12AF7">
      <w:pPr>
        <w:spacing w:after="0" w:line="240" w:lineRule="auto"/>
        <w:jc w:val="both"/>
        <w:rPr>
          <w:del w:id="836" w:author="estela" w:date="2022-08-07T19:00:00Z"/>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110D1B6B"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w:t>
      </w:r>
      <w:r w:rsidR="0055449C" w:rsidRPr="000C4F5D">
        <w:rPr>
          <w:rFonts w:ascii="Arial" w:hAnsi="Arial" w:cs="Arial"/>
          <w:highlight w:val="yellow"/>
          <w:lang w:val="en-US"/>
          <w:rPrChange w:id="837" w:author="estela" w:date="2022-08-07T19:14:00Z">
            <w:rPr>
              <w:rFonts w:ascii="Arial" w:hAnsi="Arial" w:cs="Arial"/>
              <w:lang w:val="en-US"/>
            </w:rPr>
          </w:rPrChange>
        </w:rPr>
        <w:t>evaporation</w:t>
      </w:r>
      <w:r w:rsidR="0055449C" w:rsidRPr="007B604E">
        <w:rPr>
          <w:rFonts w:ascii="Arial" w:hAnsi="Arial" w:cs="Arial"/>
          <w:lang w:val="en-US"/>
        </w:rPr>
        <w:t>,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838" w:author="Microsoft account" w:date="2022-08-07T16:11:00Z"/>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ins w:id="839"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59B90349" w:rsidR="006F3D1E" w:rsidRPr="00301797" w:rsidDel="00FC320F" w:rsidRDefault="00217C7B" w:rsidP="001F1252">
      <w:pPr>
        <w:spacing w:after="0" w:line="240" w:lineRule="auto"/>
        <w:jc w:val="both"/>
        <w:rPr>
          <w:ins w:id="840" w:author="Microsoft account" w:date="2022-08-07T14:45:00Z"/>
          <w:del w:id="841" w:author="estela" w:date="2022-08-07T19:01:00Z"/>
          <w:rFonts w:ascii="Arial" w:hAnsi="Arial" w:cs="Arial"/>
          <w:i/>
          <w:iCs/>
          <w:lang w:val="en-US"/>
          <w:rPrChange w:id="842" w:author="estela" w:date="2022-08-07T19:03:00Z">
            <w:rPr>
              <w:ins w:id="843" w:author="Microsoft account" w:date="2022-08-07T14:45:00Z"/>
              <w:del w:id="844" w:author="estela" w:date="2022-08-07T19:01:00Z"/>
              <w:rFonts w:ascii="Arial" w:hAnsi="Arial" w:cs="Arial"/>
              <w:b/>
              <w:bCs/>
              <w:lang w:val="en-US"/>
            </w:rPr>
          </w:rPrChange>
        </w:rPr>
      </w:pPr>
      <w:ins w:id="845" w:author="Microsoft account" w:date="2022-08-07T14:45:00Z">
        <w:r w:rsidRPr="00301797">
          <w:rPr>
            <w:rFonts w:ascii="Arial" w:hAnsi="Arial" w:cs="Arial"/>
            <w:i/>
            <w:iCs/>
            <w:lang w:val="en-US"/>
            <w:rPrChange w:id="846" w:author="estela" w:date="2022-08-07T19:03:00Z">
              <w:rPr>
                <w:rFonts w:ascii="Arial" w:hAnsi="Arial" w:cs="Arial"/>
                <w:b/>
                <w:bCs/>
                <w:lang w:val="en-US"/>
              </w:rPr>
            </w:rPrChange>
          </w:rPr>
          <w:t xml:space="preserve">What insights can you draw from your analysis? </w:t>
        </w:r>
        <w:del w:id="847" w:author="estela" w:date="2022-08-07T19:14:00Z">
          <w:r w:rsidRPr="00301797" w:rsidDel="00B62EF3">
            <w:rPr>
              <w:rFonts w:ascii="Arial" w:hAnsi="Arial" w:cs="Arial"/>
              <w:i/>
              <w:iCs/>
              <w:lang w:val="en-US"/>
              <w:rPrChange w:id="848" w:author="estela" w:date="2022-08-07T19:03:00Z">
                <w:rPr>
                  <w:rFonts w:ascii="Arial" w:hAnsi="Arial" w:cs="Arial"/>
                  <w:b/>
                  <w:bCs/>
                  <w:lang w:val="en-US"/>
                </w:rPr>
              </w:rPrChange>
            </w:rPr>
            <w:delText>For example, which</w:delText>
          </w:r>
        </w:del>
      </w:ins>
      <w:ins w:id="849" w:author="estela" w:date="2022-08-07T19:14:00Z">
        <w:r w:rsidR="00B62EF3">
          <w:rPr>
            <w:rFonts w:ascii="Arial" w:hAnsi="Arial" w:cs="Arial"/>
            <w:i/>
            <w:iCs/>
            <w:lang w:val="en-US"/>
          </w:rPr>
          <w:t>Which</w:t>
        </w:r>
      </w:ins>
      <w:ins w:id="850" w:author="Microsoft account" w:date="2022-08-07T14:45:00Z">
        <w:r w:rsidRPr="00301797">
          <w:rPr>
            <w:rFonts w:ascii="Arial" w:hAnsi="Arial" w:cs="Arial"/>
            <w:i/>
            <w:iCs/>
            <w:lang w:val="en-US"/>
            <w:rPrChange w:id="851" w:author="estela" w:date="2022-08-07T19:03:00Z">
              <w:rPr>
                <w:rFonts w:ascii="Arial" w:hAnsi="Arial" w:cs="Arial"/>
                <w:b/>
                <w:bCs/>
                <w:lang w:val="en-US"/>
              </w:rPr>
            </w:rPrChange>
          </w:rPr>
          <w:t xml:space="preserve"> input variables are most valuable for predicting energy usage/price?</w:t>
        </w:r>
      </w:ins>
      <w:ins w:id="852" w:author="estela" w:date="2022-08-07T19:01:00Z">
        <w:r w:rsidR="00FC320F" w:rsidRPr="00301797">
          <w:rPr>
            <w:rFonts w:ascii="Arial" w:hAnsi="Arial" w:cs="Arial"/>
            <w:i/>
            <w:iCs/>
            <w:lang w:val="en-US"/>
            <w:rPrChange w:id="853" w:author="estela" w:date="2022-08-07T19:03:00Z">
              <w:rPr>
                <w:rFonts w:ascii="Arial" w:hAnsi="Arial" w:cs="Arial"/>
                <w:b/>
                <w:bCs/>
                <w:i/>
                <w:iCs/>
                <w:lang w:val="en-US"/>
              </w:rPr>
            </w:rPrChange>
          </w:rPr>
          <w:t xml:space="preserve"> </w:t>
        </w:r>
      </w:ins>
    </w:p>
    <w:p w14:paraId="227669F5" w14:textId="291B0C51" w:rsidR="00E47F12" w:rsidRPr="00301797" w:rsidDel="00FC320F" w:rsidRDefault="00E47F12" w:rsidP="001F1252">
      <w:pPr>
        <w:spacing w:after="0" w:line="240" w:lineRule="auto"/>
        <w:jc w:val="both"/>
        <w:rPr>
          <w:ins w:id="854" w:author="Microsoft account" w:date="2022-08-07T14:45:00Z"/>
          <w:del w:id="855" w:author="estela" w:date="2022-08-07T19:01:00Z"/>
          <w:rFonts w:ascii="Arial" w:hAnsi="Arial" w:cs="Arial"/>
          <w:i/>
          <w:iCs/>
          <w:lang w:val="en-US"/>
          <w:rPrChange w:id="856" w:author="estela" w:date="2022-08-07T19:03:00Z">
            <w:rPr>
              <w:ins w:id="857" w:author="Microsoft account" w:date="2022-08-07T14:45:00Z"/>
              <w:del w:id="858" w:author="estela" w:date="2022-08-07T19:01:00Z"/>
              <w:rFonts w:ascii="Arial" w:hAnsi="Arial" w:cs="Arial"/>
              <w:b/>
              <w:bCs/>
              <w:lang w:val="en-US"/>
            </w:rPr>
          </w:rPrChange>
        </w:rPr>
      </w:pPr>
    </w:p>
    <w:p w14:paraId="3041D3D8" w14:textId="583B2732" w:rsidR="00217C7B" w:rsidRPr="00301797" w:rsidDel="00FC320F" w:rsidRDefault="00217C7B" w:rsidP="001F1252">
      <w:pPr>
        <w:spacing w:after="0" w:line="240" w:lineRule="auto"/>
        <w:jc w:val="both"/>
        <w:rPr>
          <w:ins w:id="859" w:author="Microsoft account" w:date="2022-08-07T14:45:00Z"/>
          <w:del w:id="860" w:author="estela" w:date="2022-08-07T19:01:00Z"/>
          <w:rFonts w:ascii="Arial" w:hAnsi="Arial" w:cs="Arial"/>
          <w:i/>
          <w:iCs/>
          <w:lang w:val="en-US"/>
          <w:rPrChange w:id="861" w:author="estela" w:date="2022-08-07T19:03:00Z">
            <w:rPr>
              <w:ins w:id="862" w:author="Microsoft account" w:date="2022-08-07T14:45:00Z"/>
              <w:del w:id="863" w:author="estela" w:date="2022-08-07T19:01:00Z"/>
              <w:rFonts w:ascii="Arial" w:hAnsi="Arial" w:cs="Arial"/>
              <w:b/>
              <w:bCs/>
              <w:lang w:val="en-US"/>
            </w:rPr>
          </w:rPrChange>
        </w:rPr>
      </w:pPr>
      <w:ins w:id="864" w:author="Microsoft account" w:date="2022-08-07T14:45:00Z">
        <w:r w:rsidRPr="00301797">
          <w:rPr>
            <w:rFonts w:ascii="Arial" w:hAnsi="Arial" w:cs="Arial"/>
            <w:i/>
            <w:iCs/>
            <w:lang w:val="en-US"/>
            <w:rPrChange w:id="865" w:author="estela" w:date="2022-08-07T19:03:00Z">
              <w:rPr>
                <w:rFonts w:ascii="Arial" w:hAnsi="Arial" w:cs="Arial"/>
                <w:b/>
                <w:bCs/>
                <w:lang w:val="en-US"/>
              </w:rPr>
            </w:rPrChange>
          </w:rPr>
          <w:t>Why are your results significant and valuable?</w:t>
        </w:r>
      </w:ins>
      <w:ins w:id="866" w:author="estela" w:date="2022-08-07T19:01:00Z">
        <w:r w:rsidR="00FC320F" w:rsidRPr="00301797">
          <w:rPr>
            <w:rFonts w:ascii="Arial" w:hAnsi="Arial" w:cs="Arial"/>
            <w:i/>
            <w:iCs/>
            <w:lang w:val="en-US"/>
            <w:rPrChange w:id="867" w:author="estela" w:date="2022-08-07T19:03:00Z">
              <w:rPr>
                <w:rFonts w:ascii="Arial" w:hAnsi="Arial" w:cs="Arial"/>
                <w:b/>
                <w:bCs/>
                <w:i/>
                <w:iCs/>
                <w:lang w:val="en-US"/>
              </w:rPr>
            </w:rPrChange>
          </w:rPr>
          <w:t xml:space="preserve"> </w:t>
        </w:r>
      </w:ins>
    </w:p>
    <w:p w14:paraId="722A6E74" w14:textId="14706258" w:rsidR="00E47F12" w:rsidRPr="00301797" w:rsidDel="00FC320F" w:rsidRDefault="00E47F12" w:rsidP="001F1252">
      <w:pPr>
        <w:spacing w:after="0" w:line="240" w:lineRule="auto"/>
        <w:jc w:val="both"/>
        <w:rPr>
          <w:ins w:id="868" w:author="Microsoft account" w:date="2022-08-07T14:45:00Z"/>
          <w:del w:id="869" w:author="estela" w:date="2022-08-07T19:01:00Z"/>
          <w:rFonts w:ascii="Arial" w:hAnsi="Arial" w:cs="Arial"/>
          <w:lang w:val="en-US"/>
          <w:rPrChange w:id="870" w:author="estela" w:date="2022-08-07T19:03:00Z">
            <w:rPr>
              <w:ins w:id="871" w:author="Microsoft account" w:date="2022-08-07T14:45:00Z"/>
              <w:del w:id="872" w:author="estela" w:date="2022-08-07T19:01:00Z"/>
              <w:rFonts w:ascii="Arial" w:hAnsi="Arial" w:cs="Arial"/>
              <w:b/>
              <w:bCs/>
              <w:lang w:val="en-US"/>
            </w:rPr>
          </w:rPrChange>
        </w:rPr>
      </w:pPr>
    </w:p>
    <w:p w14:paraId="60DC47EF" w14:textId="7DC075F6" w:rsidR="00E47F12" w:rsidRPr="00301797" w:rsidRDefault="00E47F12" w:rsidP="001F1252">
      <w:pPr>
        <w:spacing w:after="0" w:line="240" w:lineRule="auto"/>
        <w:jc w:val="both"/>
        <w:rPr>
          <w:ins w:id="873" w:author="Microsoft account" w:date="2022-08-07T14:45:00Z"/>
          <w:rFonts w:ascii="Arial" w:hAnsi="Arial" w:cs="Arial"/>
          <w:i/>
          <w:iCs/>
          <w:lang w:val="en-US"/>
          <w:rPrChange w:id="874" w:author="estela" w:date="2022-08-07T19:03:00Z">
            <w:rPr>
              <w:ins w:id="875" w:author="Microsoft account" w:date="2022-08-07T14:45:00Z"/>
              <w:rFonts w:ascii="Arial" w:hAnsi="Arial" w:cs="Arial"/>
              <w:b/>
              <w:bCs/>
              <w:lang w:val="en-US"/>
            </w:rPr>
          </w:rPrChange>
        </w:rPr>
      </w:pPr>
      <w:ins w:id="876" w:author="Microsoft account" w:date="2022-08-07T14:45:00Z">
        <w:r w:rsidRPr="00301797">
          <w:rPr>
            <w:rFonts w:ascii="Arial" w:hAnsi="Arial" w:cs="Arial"/>
            <w:i/>
            <w:iCs/>
            <w:lang w:val="en-US"/>
            <w:rPrChange w:id="877" w:author="estela" w:date="2022-08-07T19:03:00Z">
              <w:rPr>
                <w:rFonts w:ascii="Arial" w:hAnsi="Arial" w:cs="Arial"/>
                <w:b/>
                <w:bCs/>
                <w:lang w:val="en-US"/>
              </w:rPr>
            </w:rPrChange>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878" w:author="Microsoft account" w:date="2022-08-07T16:09:00Z">
            <w:rPr>
              <w:rFonts w:ascii="Arial" w:hAnsi="Arial" w:cs="Arial"/>
              <w:lang w:val="en-US"/>
            </w:rPr>
          </w:rPrChange>
        </w:rPr>
        <w:t>a</w:t>
      </w:r>
      <w:r w:rsidR="00087010" w:rsidRPr="00655544">
        <w:rPr>
          <w:rFonts w:ascii="Arial" w:hAnsi="Arial" w:cs="Arial"/>
          <w:highlight w:val="yellow"/>
          <w:lang w:val="en-US"/>
          <w:rPrChange w:id="879"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880"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881"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882"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883"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2FCD0615" w:rsidR="00ED7340" w:rsidDel="00655544" w:rsidRDefault="00ED7340" w:rsidP="001F1252">
      <w:pPr>
        <w:spacing w:after="0" w:line="240" w:lineRule="auto"/>
        <w:jc w:val="both"/>
        <w:rPr>
          <w:del w:id="884"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885" w:author="Microsoft account" w:date="2022-08-07T16:11:00Z"/>
          <w:rFonts w:ascii="Arial" w:hAnsi="Arial" w:cs="Arial"/>
          <w:b/>
          <w:bCs/>
          <w:color w:val="FF0000"/>
          <w:lang w:val="en-US"/>
        </w:rPr>
      </w:pPr>
      <w:del w:id="886"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887" w:author="Microsoft account" w:date="2022-08-07T16:11:00Z"/>
          <w:rFonts w:ascii="Arial" w:hAnsi="Arial" w:cs="Arial"/>
          <w:lang w:val="en-US"/>
        </w:rPr>
      </w:pPr>
      <w:del w:id="888"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889" w:author="Microsoft account" w:date="2022-08-07T11:41:00Z"/>
          <w:rFonts w:ascii="Arial" w:hAnsi="Arial" w:cs="Arial"/>
          <w:b/>
          <w:bCs/>
          <w:color w:val="FF0000"/>
          <w:lang w:val="en-US"/>
          <w:rPrChange w:id="890" w:author="Microsoft account" w:date="2022-08-07T14:47:00Z">
            <w:rPr>
              <w:del w:id="891" w:author="Microsoft account" w:date="2022-08-07T11:41:00Z"/>
              <w:rFonts w:ascii="Arial" w:hAnsi="Arial" w:cs="Arial"/>
              <w:b/>
              <w:bCs/>
              <w:lang w:val="en-US"/>
            </w:rPr>
          </w:rPrChange>
        </w:rPr>
      </w:pPr>
      <w:del w:id="892" w:author="Microsoft account" w:date="2022-08-07T16:11:00Z">
        <w:r w:rsidRPr="00E47F12" w:rsidDel="00655544">
          <w:rPr>
            <w:rFonts w:ascii="Arial" w:hAnsi="Arial" w:cs="Arial"/>
            <w:b/>
            <w:bCs/>
            <w:color w:val="FF0000"/>
            <w:lang w:val="en-US"/>
            <w:rPrChange w:id="893"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894"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895"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896" w:author="Microsoft account" w:date="2022-08-07T16:11:00Z"/>
          <w:rFonts w:ascii="Arial" w:hAnsi="Arial" w:cs="Arial"/>
          <w:color w:val="FF0000"/>
          <w:lang w:val="en-US"/>
          <w:rPrChange w:id="897" w:author="Microsoft account" w:date="2022-08-07T14:47:00Z">
            <w:rPr>
              <w:del w:id="898" w:author="Microsoft account" w:date="2022-08-07T16:11:00Z"/>
              <w:rFonts w:ascii="Arial" w:hAnsi="Arial" w:cs="Arial"/>
              <w:lang w:val="en-US"/>
            </w:rPr>
          </w:rPrChange>
        </w:rPr>
        <w:pPrChange w:id="899"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900" w:author="Microsoft account" w:date="2022-08-07T11:41:00Z"/>
          <w:rFonts w:ascii="Arial" w:hAnsi="Arial" w:cs="Arial"/>
          <w:color w:val="FF0000"/>
          <w:lang w:val="en-US"/>
          <w:rPrChange w:id="901" w:author="Microsoft account" w:date="2022-08-07T14:47:00Z">
            <w:rPr>
              <w:del w:id="902" w:author="Microsoft account" w:date="2022-08-07T11:41:00Z"/>
              <w:rFonts w:ascii="Arial" w:hAnsi="Arial" w:cs="Arial"/>
              <w:lang w:val="en-US"/>
            </w:rPr>
          </w:rPrChange>
        </w:rPr>
      </w:pPr>
      <w:del w:id="903" w:author="Microsoft account" w:date="2022-08-07T11:41:00Z">
        <w:r w:rsidRPr="00E47F12" w:rsidDel="008C2E70">
          <w:rPr>
            <w:rFonts w:ascii="Arial" w:hAnsi="Arial" w:cs="Arial"/>
            <w:color w:val="FF0000"/>
            <w:lang w:val="en-US"/>
            <w:rPrChange w:id="904"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905" w:author="Microsoft account" w:date="2022-08-07T11:41:00Z"/>
          <w:rFonts w:ascii="Arial" w:hAnsi="Arial" w:cs="Arial"/>
          <w:color w:val="FF0000"/>
          <w:lang w:val="en-US"/>
          <w:rPrChange w:id="906" w:author="Microsoft account" w:date="2022-08-07T14:47:00Z">
            <w:rPr>
              <w:del w:id="907"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908" w:author="Microsoft account" w:date="2022-08-07T11:41:00Z"/>
          <w:rFonts w:ascii="Arial" w:hAnsi="Arial" w:cs="Arial"/>
          <w:color w:val="FF0000"/>
          <w:lang w:val="en-US"/>
          <w:rPrChange w:id="909" w:author="Microsoft account" w:date="2022-08-07T14:47:00Z">
            <w:rPr>
              <w:del w:id="910" w:author="Microsoft account" w:date="2022-08-07T11:41:00Z"/>
              <w:rFonts w:ascii="Arial" w:hAnsi="Arial" w:cs="Arial"/>
              <w:lang w:val="en-US"/>
            </w:rPr>
          </w:rPrChange>
        </w:rPr>
      </w:pPr>
      <w:del w:id="911" w:author="Microsoft account" w:date="2022-08-07T11:41:00Z">
        <w:r w:rsidRPr="00E47F12" w:rsidDel="008C2E70">
          <w:rPr>
            <w:rFonts w:ascii="Arial" w:hAnsi="Arial" w:cs="Arial"/>
            <w:color w:val="FF0000"/>
            <w:lang w:val="en-US"/>
            <w:rPrChange w:id="912"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913" w:author="Microsoft account" w:date="2022-08-07T11:41:00Z"/>
          <w:rFonts w:ascii="Arial" w:hAnsi="Arial" w:cs="Arial"/>
          <w:color w:val="FF0000"/>
          <w:lang w:val="en-US"/>
          <w:rPrChange w:id="914" w:author="Microsoft account" w:date="2022-08-07T14:47:00Z">
            <w:rPr>
              <w:del w:id="915"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916" w:author="Microsoft account" w:date="2022-08-07T11:41:00Z"/>
          <w:rFonts w:ascii="Arial" w:hAnsi="Arial" w:cs="Arial"/>
          <w:color w:val="FF0000"/>
          <w:lang w:val="en-US"/>
          <w:rPrChange w:id="917" w:author="Microsoft account" w:date="2022-08-07T14:47:00Z">
            <w:rPr>
              <w:del w:id="918" w:author="Microsoft account" w:date="2022-08-07T11:41:00Z"/>
              <w:rFonts w:ascii="Arial" w:hAnsi="Arial" w:cs="Arial"/>
              <w:lang w:val="en-US"/>
            </w:rPr>
          </w:rPrChange>
        </w:rPr>
      </w:pPr>
      <w:del w:id="919" w:author="Microsoft account" w:date="2022-08-07T11:41:00Z">
        <w:r w:rsidRPr="00E47F12" w:rsidDel="008C2E70">
          <w:rPr>
            <w:rFonts w:ascii="Arial" w:hAnsi="Arial" w:cs="Arial"/>
            <w:color w:val="FF0000"/>
            <w:lang w:val="en-US"/>
            <w:rPrChange w:id="920"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921" w:author="Microsoft account" w:date="2022-08-07T11:41:00Z"/>
          <w:rFonts w:ascii="Arial" w:hAnsi="Arial" w:cs="Arial"/>
          <w:color w:val="FF0000"/>
          <w:lang w:val="en-US"/>
          <w:rPrChange w:id="922" w:author="Microsoft account" w:date="2022-08-07T14:47:00Z">
            <w:rPr>
              <w:del w:id="923"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924" w:author="Microsoft account" w:date="2022-08-07T11:41:00Z"/>
          <w:rFonts w:ascii="Arial" w:hAnsi="Arial" w:cs="Arial"/>
          <w:color w:val="FF0000"/>
          <w:lang w:val="en-US"/>
          <w:rPrChange w:id="925" w:author="Microsoft account" w:date="2022-08-07T14:47:00Z">
            <w:rPr>
              <w:del w:id="926" w:author="Microsoft account" w:date="2022-08-07T11:41:00Z"/>
              <w:rFonts w:ascii="Arial" w:hAnsi="Arial" w:cs="Arial"/>
              <w:lang w:val="en-US"/>
            </w:rPr>
          </w:rPrChange>
        </w:rPr>
      </w:pPr>
      <w:del w:id="927" w:author="Microsoft account" w:date="2022-08-07T11:41:00Z">
        <w:r w:rsidRPr="00E47F12" w:rsidDel="008C2E70">
          <w:rPr>
            <w:rFonts w:ascii="Arial" w:hAnsi="Arial" w:cs="Arial"/>
            <w:color w:val="FF0000"/>
            <w:lang w:val="en-US"/>
            <w:rPrChange w:id="928"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929" w:author="Microsoft account" w:date="2022-08-07T16:11:00Z"/>
          <w:rFonts w:ascii="Arial" w:hAnsi="Arial" w:cs="Arial"/>
          <w:color w:val="FF0000"/>
          <w:lang w:val="en-US"/>
          <w:rPrChange w:id="930" w:author="Microsoft account" w:date="2022-08-07T14:47:00Z">
            <w:rPr>
              <w:del w:id="931"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932" w:author="Microsoft account" w:date="2022-08-07T16:11:00Z"/>
          <w:rFonts w:ascii="Arial" w:hAnsi="Arial" w:cs="Arial"/>
          <w:b/>
          <w:bCs/>
          <w:color w:val="FF0000"/>
          <w:lang w:val="en-US"/>
          <w:rPrChange w:id="933" w:author="Microsoft account" w:date="2022-08-07T14:47:00Z">
            <w:rPr>
              <w:del w:id="934" w:author="Microsoft account" w:date="2022-08-07T16:11:00Z"/>
              <w:rFonts w:ascii="Arial" w:hAnsi="Arial" w:cs="Arial"/>
              <w:b/>
              <w:bCs/>
              <w:lang w:val="en-US"/>
            </w:rPr>
          </w:rPrChange>
        </w:rPr>
      </w:pPr>
      <w:del w:id="935" w:author="Microsoft account" w:date="2022-08-07T16:11:00Z">
        <w:r w:rsidRPr="00E47F12" w:rsidDel="00655544">
          <w:rPr>
            <w:rFonts w:ascii="Arial" w:hAnsi="Arial" w:cs="Arial"/>
            <w:b/>
            <w:bCs/>
            <w:color w:val="FF0000"/>
            <w:lang w:val="en-US"/>
            <w:rPrChange w:id="936"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937" w:author="Microsoft account" w:date="2022-08-07T16:11:00Z"/>
          <w:rFonts w:ascii="Arial" w:hAnsi="Arial" w:cs="Arial"/>
          <w:color w:val="FF0000"/>
          <w:lang w:val="en-US"/>
          <w:rPrChange w:id="938" w:author="Microsoft account" w:date="2022-08-07T14:47:00Z">
            <w:rPr>
              <w:del w:id="939"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940" w:author="Microsoft account" w:date="2022-08-07T16:11:00Z"/>
          <w:rFonts w:ascii="Arial" w:hAnsi="Arial" w:cs="Arial"/>
          <w:b/>
          <w:bCs/>
          <w:color w:val="FF0000"/>
          <w:lang w:val="en-US"/>
          <w:rPrChange w:id="941" w:author="Microsoft account" w:date="2022-08-07T14:47:00Z">
            <w:rPr>
              <w:del w:id="942" w:author="Microsoft account" w:date="2022-08-07T16:11:00Z"/>
              <w:rFonts w:ascii="Arial" w:hAnsi="Arial" w:cs="Arial"/>
              <w:b/>
              <w:bCs/>
              <w:lang w:val="en-US"/>
            </w:rPr>
          </w:rPrChange>
        </w:rPr>
      </w:pPr>
      <w:del w:id="943" w:author="Microsoft account" w:date="2022-08-07T16:11:00Z">
        <w:r w:rsidRPr="00E47F12" w:rsidDel="00655544">
          <w:rPr>
            <w:rFonts w:ascii="Arial" w:hAnsi="Arial" w:cs="Arial"/>
            <w:b/>
            <w:bCs/>
            <w:color w:val="FF0000"/>
            <w:lang w:val="en-US"/>
            <w:rPrChange w:id="944"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945" w:author="Microsoft account" w:date="2022-08-07T16:11:00Z"/>
          <w:rFonts w:ascii="Arial" w:hAnsi="Arial" w:cs="Arial"/>
          <w:color w:val="FF0000"/>
          <w:lang w:val="en-US"/>
          <w:rPrChange w:id="946" w:author="Microsoft account" w:date="2022-08-07T14:47:00Z">
            <w:rPr>
              <w:del w:id="947"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948" w:author="Microsoft account" w:date="2022-08-07T16:11:00Z"/>
          <w:rFonts w:ascii="Arial" w:hAnsi="Arial" w:cs="Arial"/>
          <w:b/>
          <w:bCs/>
          <w:color w:val="FF0000"/>
          <w:lang w:val="en-US"/>
          <w:rPrChange w:id="949" w:author="Microsoft account" w:date="2022-08-07T14:47:00Z">
            <w:rPr>
              <w:del w:id="950" w:author="Microsoft account" w:date="2022-08-07T16:11:00Z"/>
              <w:rFonts w:ascii="Arial" w:hAnsi="Arial" w:cs="Arial"/>
              <w:b/>
              <w:bCs/>
              <w:lang w:val="en-US"/>
            </w:rPr>
          </w:rPrChange>
        </w:rPr>
      </w:pPr>
      <w:del w:id="951" w:author="Microsoft account" w:date="2022-08-07T16:11:00Z">
        <w:r w:rsidRPr="00E47F12" w:rsidDel="00655544">
          <w:rPr>
            <w:rFonts w:ascii="Arial" w:hAnsi="Arial" w:cs="Arial"/>
            <w:b/>
            <w:bCs/>
            <w:color w:val="FF0000"/>
            <w:lang w:val="en-US"/>
            <w:rPrChange w:id="952"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953"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954"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955" w:author="Microsoft account" w:date="2022-08-07T14:45:00Z"/>
          <w:rFonts w:ascii="Arial" w:hAnsi="Arial" w:cs="Arial"/>
          <w:b/>
          <w:bCs/>
          <w:color w:val="FF0000"/>
          <w:lang w:val="en-US"/>
          <w:rPrChange w:id="956" w:author="Microsoft account" w:date="2022-08-07T14:47:00Z">
            <w:rPr>
              <w:del w:id="957"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958" w:author="Microsoft account" w:date="2022-08-07T14:45:00Z"/>
          <w:rFonts w:ascii="Arial" w:hAnsi="Arial" w:cs="Arial"/>
          <w:color w:val="FF0000"/>
          <w:lang w:val="en-US"/>
          <w:rPrChange w:id="959" w:author="Microsoft account" w:date="2022-08-07T14:47:00Z">
            <w:rPr>
              <w:del w:id="960" w:author="Microsoft account" w:date="2022-08-07T14:45:00Z"/>
              <w:rFonts w:ascii="Arial" w:hAnsi="Arial" w:cs="Arial"/>
              <w:lang w:val="en-US"/>
            </w:rPr>
          </w:rPrChange>
        </w:rPr>
      </w:pPr>
      <w:del w:id="961" w:author="Microsoft account" w:date="2022-08-07T14:45:00Z">
        <w:r w:rsidRPr="00E47F12" w:rsidDel="00217C7B">
          <w:rPr>
            <w:rFonts w:ascii="Arial" w:hAnsi="Arial" w:cs="Arial"/>
            <w:color w:val="FF0000"/>
            <w:lang w:val="en-US"/>
            <w:rPrChange w:id="962"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963"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964"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965"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966"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967"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968"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969"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970"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971"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972"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973"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974"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975"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976" w:author="Microsoft account" w:date="2022-08-07T14:45:00Z"/>
          <w:rFonts w:ascii="Arial" w:hAnsi="Arial" w:cs="Arial"/>
          <w:b/>
          <w:bCs/>
          <w:color w:val="FF0000"/>
          <w:lang w:val="en-US"/>
          <w:rPrChange w:id="977" w:author="Microsoft account" w:date="2022-08-07T14:47:00Z">
            <w:rPr>
              <w:del w:id="978"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979" w:author="Microsoft account" w:date="2022-08-07T14:45:00Z"/>
          <w:rFonts w:ascii="Arial" w:hAnsi="Arial" w:cs="Arial"/>
          <w:color w:val="FF0000"/>
          <w:lang w:val="en-US"/>
          <w:rPrChange w:id="980" w:author="Microsoft account" w:date="2022-08-07T14:47:00Z">
            <w:rPr>
              <w:del w:id="981" w:author="Microsoft account" w:date="2022-08-07T14:45:00Z"/>
              <w:rFonts w:ascii="Arial" w:hAnsi="Arial" w:cs="Arial"/>
              <w:lang w:val="en-US"/>
            </w:rPr>
          </w:rPrChange>
        </w:rPr>
      </w:pPr>
      <w:del w:id="982" w:author="Microsoft account" w:date="2022-08-07T14:45:00Z">
        <w:r w:rsidRPr="00E47F12" w:rsidDel="00217C7B">
          <w:rPr>
            <w:rFonts w:ascii="Arial" w:hAnsi="Arial" w:cs="Arial"/>
            <w:color w:val="FF0000"/>
            <w:lang w:val="en-US"/>
            <w:rPrChange w:id="983"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984"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985"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986" w:author="Microsoft account" w:date="2022-08-07T16:11:00Z"/>
          <w:rFonts w:ascii="Arial" w:hAnsi="Arial" w:cs="Arial"/>
          <w:color w:val="FF0000"/>
          <w:lang w:val="en-US"/>
          <w:rPrChange w:id="987" w:author="Microsoft account" w:date="2022-08-07T14:47:00Z">
            <w:rPr>
              <w:del w:id="988"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989" w:author="Microsoft account" w:date="2022-08-07T16:11:00Z"/>
          <w:rFonts w:ascii="Arial" w:hAnsi="Arial" w:cs="Arial"/>
          <w:b/>
          <w:bCs/>
          <w:color w:val="FF0000"/>
          <w:lang w:val="en-US"/>
          <w:rPrChange w:id="990" w:author="Microsoft account" w:date="2022-08-07T14:47:00Z">
            <w:rPr>
              <w:del w:id="991" w:author="Microsoft account" w:date="2022-08-07T16:11:00Z"/>
              <w:rFonts w:ascii="Arial" w:hAnsi="Arial" w:cs="Arial"/>
              <w:b/>
              <w:bCs/>
              <w:lang w:val="en-US"/>
            </w:rPr>
          </w:rPrChange>
        </w:rPr>
      </w:pPr>
      <w:del w:id="992" w:author="Microsoft account" w:date="2022-08-07T16:11:00Z">
        <w:r w:rsidRPr="00E47F12" w:rsidDel="00655544">
          <w:rPr>
            <w:rFonts w:ascii="Arial" w:hAnsi="Arial" w:cs="Arial"/>
            <w:b/>
            <w:bCs/>
            <w:color w:val="FF0000"/>
            <w:lang w:val="en-US"/>
            <w:rPrChange w:id="993"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994" w:author="Microsoft account" w:date="2022-08-07T16:11:00Z"/>
          <w:rFonts w:ascii="Arial" w:hAnsi="Arial" w:cs="Arial"/>
          <w:color w:val="FF0000"/>
          <w:lang w:val="en-US"/>
          <w:rPrChange w:id="995" w:author="Microsoft account" w:date="2022-08-07T14:47:00Z">
            <w:rPr>
              <w:del w:id="996"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997" w:author="Microsoft account" w:date="2022-08-07T16:11:00Z"/>
          <w:rFonts w:ascii="Arial" w:hAnsi="Arial" w:cs="Arial"/>
          <w:b/>
          <w:bCs/>
          <w:color w:val="FF0000"/>
          <w:lang w:val="en-US"/>
          <w:rPrChange w:id="998" w:author="Microsoft account" w:date="2022-08-07T14:47:00Z">
            <w:rPr>
              <w:del w:id="999" w:author="Microsoft account" w:date="2022-08-07T16:11:00Z"/>
              <w:rFonts w:ascii="Arial" w:hAnsi="Arial" w:cs="Arial"/>
              <w:b/>
              <w:bCs/>
              <w:lang w:val="en-US"/>
            </w:rPr>
          </w:rPrChange>
        </w:rPr>
      </w:pPr>
      <w:del w:id="1000" w:author="Microsoft account" w:date="2022-08-07T16:11:00Z">
        <w:r w:rsidRPr="00E47F12" w:rsidDel="00655544">
          <w:rPr>
            <w:rFonts w:ascii="Arial" w:hAnsi="Arial" w:cs="Arial"/>
            <w:b/>
            <w:bCs/>
            <w:color w:val="FF0000"/>
            <w:lang w:val="en-US"/>
            <w:rPrChange w:id="1001"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1002"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1003" w:author="Microsoft account" w:date="2022-08-07T14:46:00Z"/>
          <w:rFonts w:ascii="Arial" w:hAnsi="Arial" w:cs="Arial"/>
          <w:lang w:val="en-US"/>
        </w:rPr>
      </w:pPr>
      <w:del w:id="1004"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1005"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1006" w:author="Microsoft account" w:date="2022-08-07T17:08:00Z"/>
          <w:rFonts w:ascii="Arial" w:hAnsi="Arial" w:cs="Arial"/>
          <w:bCs/>
          <w:lang w:val="en-US"/>
          <w:rPrChange w:id="1007" w:author="Microsoft account" w:date="2022-08-07T17:17:00Z">
            <w:rPr>
              <w:ins w:id="1008" w:author="Microsoft account" w:date="2022-08-07T17:08:00Z"/>
              <w:rFonts w:ascii="Arial" w:hAnsi="Arial" w:cs="Arial"/>
              <w:b/>
              <w:bCs/>
              <w:color w:val="FF0000"/>
              <w:lang w:val="en-US"/>
            </w:rPr>
          </w:rPrChange>
        </w:rPr>
      </w:pPr>
      <w:ins w:id="1009" w:author="Microsoft account" w:date="2022-08-07T17:08:00Z">
        <w:r w:rsidRPr="00B74C42">
          <w:rPr>
            <w:rFonts w:ascii="Arial" w:hAnsi="Arial" w:cs="Arial"/>
            <w:bCs/>
            <w:lang w:val="en-US"/>
            <w:rPrChange w:id="1010" w:author="Microsoft account" w:date="2022-08-07T17:17:00Z">
              <w:rPr>
                <w:rFonts w:ascii="Arial" w:hAnsi="Arial" w:cs="Arial"/>
                <w:b/>
                <w:bCs/>
                <w:color w:val="FF0000"/>
                <w:lang w:val="en-US"/>
              </w:rPr>
            </w:rPrChange>
          </w:rPr>
          <w:t xml:space="preserve">The results are significant insofar as they can help to predict the energy demand and price category for energy usage planning and costing. For a given weather forecast, we may be able to make some assumptions about </w:t>
        </w:r>
      </w:ins>
      <w:ins w:id="1011" w:author="Microsoft account" w:date="2022-08-07T17:13:00Z">
        <w:r w:rsidRPr="00B74C42">
          <w:rPr>
            <w:rFonts w:ascii="Arial" w:hAnsi="Arial" w:cs="Arial"/>
            <w:bCs/>
            <w:lang w:val="en-US"/>
            <w:rPrChange w:id="1012" w:author="Microsoft account" w:date="2022-08-07T17:17:00Z">
              <w:rPr>
                <w:rFonts w:ascii="Arial" w:hAnsi="Arial" w:cs="Arial"/>
                <w:b/>
                <w:bCs/>
                <w:color w:val="FF0000"/>
                <w:lang w:val="en-US"/>
              </w:rPr>
            </w:rPrChange>
          </w:rPr>
          <w:t xml:space="preserve">energy </w:t>
        </w:r>
      </w:ins>
      <w:ins w:id="1013" w:author="Microsoft account" w:date="2022-08-07T17:08:00Z">
        <w:r w:rsidRPr="00B74C42">
          <w:rPr>
            <w:rFonts w:ascii="Arial" w:hAnsi="Arial" w:cs="Arial"/>
            <w:bCs/>
            <w:lang w:val="en-US"/>
            <w:rPrChange w:id="1014" w:author="Microsoft account" w:date="2022-08-07T17:17:00Z">
              <w:rPr>
                <w:rFonts w:ascii="Arial" w:hAnsi="Arial" w:cs="Arial"/>
                <w:b/>
                <w:bCs/>
                <w:color w:val="FF0000"/>
                <w:lang w:val="en-US"/>
              </w:rPr>
            </w:rPrChange>
          </w:rPr>
          <w:t>demand and cost at a future date.</w:t>
        </w:r>
      </w:ins>
    </w:p>
    <w:p w14:paraId="7771B000" w14:textId="61FCAB5B" w:rsidR="00B74C42" w:rsidRDefault="00B74C42" w:rsidP="00A35C8A">
      <w:pPr>
        <w:spacing w:after="0" w:line="240" w:lineRule="auto"/>
        <w:jc w:val="both"/>
        <w:rPr>
          <w:ins w:id="1015" w:author="estela" w:date="2022-08-07T19:01:00Z"/>
          <w:rFonts w:ascii="Arial" w:hAnsi="Arial" w:cs="Arial"/>
          <w:bCs/>
          <w:lang w:val="en-US"/>
        </w:rPr>
      </w:pPr>
      <w:ins w:id="1016" w:author="Microsoft account" w:date="2022-08-07T17:14:00Z">
        <w:r w:rsidRPr="00B74C42">
          <w:rPr>
            <w:rFonts w:ascii="Arial" w:hAnsi="Arial" w:cs="Arial"/>
            <w:bCs/>
            <w:lang w:val="en-US"/>
            <w:rPrChange w:id="1017" w:author="Microsoft account" w:date="2022-08-07T17:17:00Z">
              <w:rPr>
                <w:rFonts w:ascii="Arial" w:hAnsi="Arial" w:cs="Arial"/>
                <w:b/>
                <w:bCs/>
                <w:color w:val="FF0000"/>
                <w:lang w:val="en-US"/>
              </w:rPr>
            </w:rPrChange>
          </w:rPr>
          <w:t xml:space="preserve">The models however cannot be used to predict outside of the range of weather data </w:t>
        </w:r>
      </w:ins>
      <w:ins w:id="1018" w:author="Microsoft account" w:date="2022-08-07T17:28:00Z">
        <w:r w:rsidR="00493AF4">
          <w:rPr>
            <w:rFonts w:ascii="Arial" w:hAnsi="Arial" w:cs="Arial"/>
            <w:bCs/>
            <w:lang w:val="en-US"/>
          </w:rPr>
          <w:t xml:space="preserve">contained </w:t>
        </w:r>
      </w:ins>
      <w:ins w:id="1019" w:author="Microsoft account" w:date="2022-08-07T17:14:00Z">
        <w:r w:rsidRPr="00B74C42">
          <w:rPr>
            <w:rFonts w:ascii="Arial" w:hAnsi="Arial" w:cs="Arial"/>
            <w:bCs/>
            <w:lang w:val="en-US"/>
            <w:rPrChange w:id="1020"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
          <w:t xml:space="preserve">ay indicate that there are other factors beyond </w:t>
        </w:r>
      </w:ins>
      <w:ins w:id="1021" w:author="Microsoft account" w:date="2022-08-07T17:19:00Z">
        <w:r w:rsidR="00493AF4">
          <w:rPr>
            <w:rFonts w:ascii="Arial" w:hAnsi="Arial" w:cs="Arial"/>
            <w:bCs/>
            <w:lang w:val="en-US"/>
          </w:rPr>
          <w:t>localized</w:t>
        </w:r>
      </w:ins>
      <w:ins w:id="1022" w:author="Microsoft account" w:date="2022-08-07T17:30:00Z">
        <w:r w:rsidR="00B26FB7">
          <w:rPr>
            <w:rFonts w:ascii="Arial" w:hAnsi="Arial" w:cs="Arial"/>
            <w:bCs/>
            <w:lang w:val="en-US"/>
          </w:rPr>
          <w:t>/regional</w:t>
        </w:r>
      </w:ins>
      <w:ins w:id="1023" w:author="Microsoft account" w:date="2022-08-07T17:19:00Z">
        <w:r w:rsidR="00493AF4">
          <w:rPr>
            <w:rFonts w:ascii="Arial" w:hAnsi="Arial" w:cs="Arial"/>
            <w:bCs/>
            <w:lang w:val="en-US"/>
          </w:rPr>
          <w:t xml:space="preserve"> </w:t>
        </w:r>
      </w:ins>
      <w:ins w:id="1024" w:author="Microsoft account" w:date="2022-08-07T17:14:00Z">
        <w:r>
          <w:rPr>
            <w:rFonts w:ascii="Arial" w:hAnsi="Arial" w:cs="Arial"/>
            <w:bCs/>
            <w:lang w:val="en-US"/>
          </w:rPr>
          <w:t xml:space="preserve">weather data that affect energy </w:t>
        </w:r>
      </w:ins>
      <w:ins w:id="1025" w:author="Microsoft account" w:date="2022-08-07T17:18:00Z">
        <w:r w:rsidR="00493AF4">
          <w:rPr>
            <w:rFonts w:ascii="Arial" w:hAnsi="Arial" w:cs="Arial"/>
            <w:bCs/>
            <w:lang w:val="en-US"/>
          </w:rPr>
          <w:t xml:space="preserve">demand and price, such as </w:t>
        </w:r>
      </w:ins>
      <w:ins w:id="1026" w:author="Microsoft account" w:date="2022-08-07T17:22:00Z">
        <w:r w:rsidR="00493AF4">
          <w:rPr>
            <w:rFonts w:ascii="Arial" w:hAnsi="Arial" w:cs="Arial"/>
            <w:bCs/>
            <w:lang w:val="en-US"/>
          </w:rPr>
          <w:t xml:space="preserve">industry energy consumption or </w:t>
        </w:r>
      </w:ins>
      <w:ins w:id="1027" w:author="Microsoft account" w:date="2022-08-07T17:18:00Z">
        <w:r w:rsidR="00493AF4">
          <w:rPr>
            <w:rFonts w:ascii="Arial" w:hAnsi="Arial" w:cs="Arial"/>
            <w:bCs/>
            <w:lang w:val="en-US"/>
          </w:rPr>
          <w:t xml:space="preserve">gas prices which fluctuate depending on supply constraints, </w:t>
        </w:r>
      </w:ins>
      <w:ins w:id="1028" w:author="Microsoft account" w:date="2022-08-07T17:20:00Z">
        <w:r w:rsidR="00493AF4">
          <w:rPr>
            <w:rFonts w:ascii="Arial" w:hAnsi="Arial" w:cs="Arial"/>
            <w:bCs/>
            <w:lang w:val="en-US"/>
          </w:rPr>
          <w:t>transport</w:t>
        </w:r>
      </w:ins>
      <w:ins w:id="1029" w:author="Microsoft account" w:date="2022-08-07T17:18:00Z">
        <w:r w:rsidR="00493AF4">
          <w:rPr>
            <w:rFonts w:ascii="Arial" w:hAnsi="Arial" w:cs="Arial"/>
            <w:bCs/>
            <w:lang w:val="en-US"/>
          </w:rPr>
          <w:t xml:space="preserve"> </w:t>
        </w:r>
      </w:ins>
      <w:ins w:id="1030" w:author="Microsoft account" w:date="2022-08-07T17:20:00Z">
        <w:r w:rsidR="00493AF4">
          <w:rPr>
            <w:rFonts w:ascii="Arial" w:hAnsi="Arial" w:cs="Arial"/>
            <w:bCs/>
            <w:lang w:val="en-US"/>
          </w:rPr>
          <w:t xml:space="preserve">prices and </w:t>
        </w:r>
      </w:ins>
      <w:ins w:id="1031" w:author="Microsoft account" w:date="2022-08-07T17:28:00Z">
        <w:r w:rsidR="00B26FB7">
          <w:rPr>
            <w:rFonts w:ascii="Arial" w:hAnsi="Arial" w:cs="Arial"/>
            <w:bCs/>
            <w:lang w:val="en-US"/>
          </w:rPr>
          <w:t xml:space="preserve">gas </w:t>
        </w:r>
      </w:ins>
      <w:ins w:id="1032" w:author="Microsoft account" w:date="2022-08-07T17:23:00Z">
        <w:r w:rsidR="00493AF4">
          <w:rPr>
            <w:rFonts w:ascii="Arial" w:hAnsi="Arial" w:cs="Arial"/>
            <w:bCs/>
            <w:lang w:val="en-US"/>
          </w:rPr>
          <w:t>export demand.</w:t>
        </w:r>
      </w:ins>
    </w:p>
    <w:p w14:paraId="3546ADCE" w14:textId="77777777" w:rsidR="00FC320F" w:rsidRDefault="00FC320F" w:rsidP="00A35C8A">
      <w:pPr>
        <w:spacing w:after="0" w:line="240" w:lineRule="auto"/>
        <w:jc w:val="both"/>
        <w:rPr>
          <w:ins w:id="1033" w:author="Microsoft account" w:date="2022-08-07T17:27:00Z"/>
          <w:rFonts w:ascii="Arial" w:hAnsi="Arial" w:cs="Arial"/>
          <w:bCs/>
          <w:lang w:val="en-US"/>
        </w:rPr>
      </w:pPr>
    </w:p>
    <w:p w14:paraId="24B6E9CD" w14:textId="7D62918A" w:rsidR="00493AF4" w:rsidRPr="00B74C42" w:rsidDel="00FC320F" w:rsidRDefault="00493AF4" w:rsidP="00A35C8A">
      <w:pPr>
        <w:spacing w:after="0" w:line="240" w:lineRule="auto"/>
        <w:jc w:val="both"/>
        <w:rPr>
          <w:ins w:id="1034" w:author="Microsoft account" w:date="2022-08-07T17:08:00Z"/>
          <w:del w:id="1035" w:author="estela" w:date="2022-08-07T19:01:00Z"/>
          <w:rFonts w:ascii="Arial" w:hAnsi="Arial" w:cs="Arial"/>
          <w:bCs/>
          <w:lang w:val="en-US"/>
          <w:rPrChange w:id="1036" w:author="Microsoft account" w:date="2022-08-07T17:17:00Z">
            <w:rPr>
              <w:ins w:id="1037" w:author="Microsoft account" w:date="2022-08-07T17:08:00Z"/>
              <w:del w:id="1038" w:author="estela" w:date="2022-08-07T19:01:00Z"/>
              <w:rFonts w:ascii="Arial" w:hAnsi="Arial" w:cs="Arial"/>
              <w:b/>
              <w:bCs/>
              <w:color w:val="FF0000"/>
              <w:lang w:val="en-US"/>
            </w:rPr>
          </w:rPrChange>
        </w:rPr>
      </w:pPr>
      <w:ins w:id="1039" w:author="Microsoft account" w:date="2022-08-07T17:27:00Z">
        <w:r>
          <w:rPr>
            <w:rFonts w:ascii="Arial" w:hAnsi="Arial" w:cs="Arial"/>
            <w:bCs/>
            <w:lang w:val="en-US"/>
          </w:rPr>
          <w:t>The project could potentially be improved</w:t>
        </w:r>
      </w:ins>
      <w:ins w:id="1040" w:author="Microsoft account" w:date="2022-08-07T17:29:00Z">
        <w:r w:rsidR="00B26FB7">
          <w:rPr>
            <w:rFonts w:ascii="Arial" w:hAnsi="Arial" w:cs="Arial"/>
            <w:bCs/>
            <w:lang w:val="en-US"/>
          </w:rPr>
          <w:t xml:space="preserve"> by using a larger dataset</w:t>
        </w:r>
      </w:ins>
      <w:ins w:id="1041"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1042" w:author="Microsoft account" w:date="2022-08-07T17:47:00Z">
        <w:r w:rsidR="00A44626">
          <w:rPr>
            <w:rFonts w:ascii="Arial" w:hAnsi="Arial" w:cs="Arial"/>
            <w:bCs/>
            <w:lang w:val="en-US"/>
          </w:rPr>
          <w:t xml:space="preserve">With larger datasets, other methods for </w:t>
        </w:r>
      </w:ins>
      <w:ins w:id="1043" w:author="Microsoft account" w:date="2022-08-07T17:48:00Z">
        <w:r w:rsidR="00A44626">
          <w:rPr>
            <w:rFonts w:ascii="Arial" w:hAnsi="Arial" w:cs="Arial"/>
            <w:bCs/>
            <w:lang w:val="en-US"/>
          </w:rPr>
          <w:t xml:space="preserve">data cleaning, </w:t>
        </w:r>
      </w:ins>
      <w:ins w:id="1044" w:author="Microsoft account" w:date="2022-08-07T17:47:00Z">
        <w:r w:rsidR="00A44626">
          <w:rPr>
            <w:rFonts w:ascii="Arial" w:hAnsi="Arial" w:cs="Arial"/>
            <w:bCs/>
            <w:lang w:val="en-US"/>
          </w:rPr>
          <w:t>feature selection, modelling and perhaps machine learning may become more practical.</w:t>
        </w:r>
      </w:ins>
    </w:p>
    <w:p w14:paraId="0AA73DA3" w14:textId="0267875E" w:rsidR="00B74C42" w:rsidDel="00FC320F" w:rsidRDefault="00B74C42" w:rsidP="00A35C8A">
      <w:pPr>
        <w:spacing w:after="0" w:line="240" w:lineRule="auto"/>
        <w:jc w:val="both"/>
        <w:rPr>
          <w:ins w:id="1045" w:author="Microsoft account" w:date="2022-08-07T17:08:00Z"/>
          <w:del w:id="1046" w:author="estela" w:date="2022-08-07T19:01:00Z"/>
          <w:rFonts w:ascii="Arial" w:hAnsi="Arial" w:cs="Arial"/>
          <w:b/>
          <w:bCs/>
          <w:color w:val="FF0000"/>
          <w:lang w:val="en-US"/>
        </w:rPr>
      </w:pPr>
    </w:p>
    <w:p w14:paraId="50BBFD0C" w14:textId="0794BB88" w:rsidR="00B74C42" w:rsidDel="00FC320F" w:rsidRDefault="00B74C42" w:rsidP="00A35C8A">
      <w:pPr>
        <w:spacing w:after="0" w:line="240" w:lineRule="auto"/>
        <w:jc w:val="both"/>
        <w:rPr>
          <w:ins w:id="1047" w:author="Microsoft account" w:date="2022-08-07T17:08:00Z"/>
          <w:del w:id="1048" w:author="estela" w:date="2022-08-07T19:01:00Z"/>
          <w:rFonts w:ascii="Arial" w:hAnsi="Arial" w:cs="Arial"/>
          <w:b/>
          <w:bCs/>
          <w:color w:val="FF0000"/>
          <w:lang w:val="en-US"/>
        </w:rPr>
      </w:pPr>
    </w:p>
    <w:p w14:paraId="56E7835C" w14:textId="4F13C07C" w:rsidR="00B74C42" w:rsidDel="00FC320F" w:rsidRDefault="00B74C42" w:rsidP="00A35C8A">
      <w:pPr>
        <w:spacing w:after="0" w:line="240" w:lineRule="auto"/>
        <w:jc w:val="both"/>
        <w:rPr>
          <w:del w:id="1049" w:author="estela" w:date="2022-08-07T19:01:00Z"/>
          <w:rFonts w:ascii="Arial" w:hAnsi="Arial" w:cs="Arial"/>
          <w:b/>
          <w:bCs/>
          <w:color w:val="FF0000"/>
          <w:lang w:val="en-US"/>
        </w:rPr>
      </w:pPr>
    </w:p>
    <w:p w14:paraId="204BB7D0" w14:textId="04839ED4" w:rsidR="000A64AC" w:rsidRPr="000E5250" w:rsidDel="00FC320F" w:rsidRDefault="00786F08" w:rsidP="00A35C8A">
      <w:pPr>
        <w:spacing w:after="0" w:line="240" w:lineRule="auto"/>
        <w:jc w:val="both"/>
        <w:rPr>
          <w:del w:id="1050" w:author="estela" w:date="2022-08-07T19:01:00Z"/>
          <w:rFonts w:ascii="Arial" w:hAnsi="Arial" w:cs="Arial"/>
          <w:b/>
          <w:bCs/>
          <w:color w:val="FF0000"/>
          <w:lang w:val="en-US"/>
        </w:rPr>
      </w:pPr>
      <w:del w:id="1051" w:author="estela" w:date="2022-08-07T19:01:00Z">
        <w:r w:rsidDel="00FC320F">
          <w:rPr>
            <w:rFonts w:ascii="Arial" w:hAnsi="Arial" w:cs="Arial"/>
            <w:b/>
            <w:bCs/>
            <w:color w:val="FF0000"/>
            <w:lang w:val="en-US"/>
          </w:rPr>
          <w:delText xml:space="preserve">NOTES FOR THE </w:delText>
        </w:r>
        <w:r w:rsidR="000A64AC" w:rsidRPr="000E5250" w:rsidDel="00FC320F">
          <w:rPr>
            <w:rFonts w:ascii="Arial" w:hAnsi="Arial" w:cs="Arial"/>
            <w:b/>
            <w:bCs/>
            <w:color w:val="FF0000"/>
            <w:lang w:val="en-US"/>
          </w:rPr>
          <w:delText>GROUP (Please remove this portion before submitting it)</w:delText>
        </w:r>
        <w:r w:rsidR="00C74540" w:rsidDel="00FC320F">
          <w:rPr>
            <w:rFonts w:ascii="Arial" w:hAnsi="Arial" w:cs="Arial"/>
            <w:b/>
            <w:bCs/>
            <w:color w:val="FF0000"/>
            <w:lang w:val="en-US"/>
          </w:rPr>
          <w:delText>:</w:delText>
        </w:r>
      </w:del>
    </w:p>
    <w:p w14:paraId="15FA18AA" w14:textId="2F6FFE4A" w:rsidR="00F54EDA" w:rsidRPr="00CA38E7" w:rsidDel="00FC320F" w:rsidRDefault="000A64AC" w:rsidP="00A35C8A">
      <w:pPr>
        <w:spacing w:after="0" w:line="240" w:lineRule="auto"/>
        <w:jc w:val="both"/>
        <w:rPr>
          <w:del w:id="1052" w:author="estela" w:date="2022-08-07T19:01:00Z"/>
          <w:rFonts w:ascii="Arial" w:hAnsi="Arial" w:cs="Arial"/>
          <w:color w:val="FF0000"/>
          <w:lang w:val="en-US"/>
        </w:rPr>
      </w:pPr>
      <w:del w:id="1053" w:author="estela" w:date="2022-08-07T19:01:00Z">
        <w:r w:rsidRPr="00CA38E7" w:rsidDel="00FC320F">
          <w:rPr>
            <w:rFonts w:ascii="Arial" w:hAnsi="Arial" w:cs="Arial"/>
            <w:color w:val="FF0000"/>
            <w:lang w:val="en-US"/>
          </w:rPr>
          <w:delText xml:space="preserve">Kindly double check the items highlighted in yellow, please update as needed. </w:delText>
        </w:r>
      </w:del>
    </w:p>
    <w:p w14:paraId="0B6B5FFA" w14:textId="4F9ACBE9" w:rsidR="00CA32A7" w:rsidDel="00FC320F" w:rsidRDefault="00CA32A7" w:rsidP="00A35C8A">
      <w:pPr>
        <w:spacing w:after="0" w:line="240" w:lineRule="auto"/>
        <w:jc w:val="both"/>
        <w:rPr>
          <w:del w:id="1054" w:author="estela" w:date="2022-08-07T19:01:00Z"/>
          <w:rFonts w:ascii="Arial" w:hAnsi="Arial" w:cs="Arial"/>
          <w:color w:val="FF0000"/>
          <w:lang w:val="en-US"/>
        </w:rPr>
      </w:pPr>
      <w:del w:id="1055" w:author="estela" w:date="2022-08-07T19:01:00Z">
        <w:r w:rsidRPr="00CA38E7" w:rsidDel="00FC320F">
          <w:rPr>
            <w:rFonts w:ascii="Arial" w:hAnsi="Arial" w:cs="Arial"/>
            <w:color w:val="FF0000"/>
            <w:lang w:val="en-US"/>
          </w:rPr>
          <w:delText>I think we can get rid of part 5 – Discussions as it has already been</w:delText>
        </w:r>
        <w:r w:rsidR="004F3710" w:rsidDel="00FC320F">
          <w:rPr>
            <w:rFonts w:ascii="Arial" w:hAnsi="Arial" w:cs="Arial"/>
            <w:color w:val="FF0000"/>
            <w:lang w:val="en-US"/>
          </w:rPr>
          <w:delText>/can be</w:delText>
        </w:r>
        <w:r w:rsidRPr="00CA38E7" w:rsidDel="00FC320F">
          <w:rPr>
            <w:rFonts w:ascii="Arial" w:hAnsi="Arial" w:cs="Arial"/>
            <w:color w:val="FF0000"/>
            <w:lang w:val="en-US"/>
          </w:rPr>
          <w:delText xml:space="preserve"> discussed in parts 1 – 4.</w:delText>
        </w:r>
      </w:del>
      <w:ins w:id="1056" w:author="Microsoft account" w:date="2022-08-07T16:11:00Z">
        <w:del w:id="1057" w:author="estela" w:date="2022-08-07T19:01:00Z">
          <w:r w:rsidR="00655544" w:rsidDel="00FC320F">
            <w:rPr>
              <w:rFonts w:ascii="Arial" w:hAnsi="Arial" w:cs="Arial"/>
              <w:color w:val="FF0000"/>
              <w:lang w:val="en-US"/>
            </w:rPr>
            <w:delText xml:space="preserve"> DONE. </w:delText>
          </w:r>
        </w:del>
      </w:ins>
      <w:del w:id="1058" w:author="estela" w:date="2022-08-07T19:01:00Z">
        <w:r w:rsidRPr="00CA38E7" w:rsidDel="00FC320F">
          <w:rPr>
            <w:rFonts w:ascii="Arial" w:hAnsi="Arial" w:cs="Arial"/>
            <w:color w:val="FF0000"/>
            <w:lang w:val="en-US"/>
          </w:rPr>
          <w:delText xml:space="preserve"> </w:delText>
        </w:r>
        <w:r w:rsidR="0017508A" w:rsidDel="00FC320F">
          <w:rPr>
            <w:rFonts w:ascii="Arial" w:hAnsi="Arial" w:cs="Arial"/>
            <w:color w:val="FF0000"/>
            <w:lang w:val="en-US"/>
          </w:rPr>
          <w:delText xml:space="preserve">Remember that the limit for this report is 2000 words. </w:delText>
        </w:r>
      </w:del>
    </w:p>
    <w:p w14:paraId="6FF46682" w14:textId="3FFEDE77" w:rsidR="00272813" w:rsidDel="00FC320F" w:rsidRDefault="00272813" w:rsidP="00A35C8A">
      <w:pPr>
        <w:spacing w:after="0" w:line="240" w:lineRule="auto"/>
        <w:jc w:val="both"/>
        <w:rPr>
          <w:del w:id="1059" w:author="estela" w:date="2022-08-07T19:01:00Z"/>
          <w:rFonts w:ascii="Arial" w:hAnsi="Arial" w:cs="Arial"/>
          <w:color w:val="FF0000"/>
          <w:lang w:val="en-US"/>
        </w:rPr>
      </w:pPr>
      <w:del w:id="1060" w:author="estela" w:date="2022-08-07T19:01:00Z">
        <w:r w:rsidDel="00FC320F">
          <w:rPr>
            <w:rFonts w:ascii="Arial" w:hAnsi="Arial" w:cs="Arial"/>
            <w:color w:val="FF0000"/>
            <w:lang w:val="en-US"/>
          </w:rPr>
          <w:delText>Please add plots for knn and linear regression once available.</w:delText>
        </w:r>
      </w:del>
    </w:p>
    <w:p w14:paraId="47E9A32D" w14:textId="2D383352" w:rsidR="0051462C" w:rsidDel="00FC320F" w:rsidRDefault="0051462C" w:rsidP="00A35C8A">
      <w:pPr>
        <w:spacing w:after="0" w:line="240" w:lineRule="auto"/>
        <w:jc w:val="both"/>
        <w:rPr>
          <w:del w:id="1061" w:author="estela" w:date="2022-08-07T19:01:00Z"/>
          <w:rFonts w:ascii="Arial" w:hAnsi="Arial" w:cs="Arial"/>
          <w:color w:val="FF0000"/>
          <w:lang w:val="en-US"/>
        </w:rPr>
      </w:pPr>
      <w:del w:id="1062" w:author="estela" w:date="2022-08-07T19:01:00Z">
        <w:r w:rsidDel="00FC320F">
          <w:rPr>
            <w:rFonts w:ascii="Arial" w:hAnsi="Arial" w:cs="Arial"/>
            <w:color w:val="FF0000"/>
            <w:lang w:val="en-US"/>
          </w:rPr>
          <w:delText>Please ensure we have this word doc plus supporting files zipped in 1 folder, to be submitted before 11:59 pm</w:delText>
        </w:r>
        <w:r w:rsidR="00F63A1D" w:rsidDel="00FC320F">
          <w:rPr>
            <w:rFonts w:ascii="Arial" w:hAnsi="Arial" w:cs="Arial"/>
            <w:color w:val="FF0000"/>
            <w:lang w:val="en-US"/>
          </w:rPr>
          <w:delText xml:space="preserve">, </w:delText>
        </w:r>
        <w:r w:rsidDel="00FC320F">
          <w:rPr>
            <w:rFonts w:ascii="Arial" w:hAnsi="Arial" w:cs="Arial"/>
            <w:color w:val="FF0000"/>
            <w:lang w:val="en-US"/>
          </w:rPr>
          <w:delText>7</w:delText>
        </w:r>
        <w:r w:rsidRPr="0051462C" w:rsidDel="00FC320F">
          <w:rPr>
            <w:rFonts w:ascii="Arial" w:hAnsi="Arial" w:cs="Arial"/>
            <w:color w:val="FF0000"/>
            <w:vertAlign w:val="superscript"/>
            <w:lang w:val="en-US"/>
          </w:rPr>
          <w:delText>th</w:delText>
        </w:r>
        <w:r w:rsidDel="00FC320F">
          <w:rPr>
            <w:rFonts w:ascii="Arial" w:hAnsi="Arial" w:cs="Arial"/>
            <w:color w:val="FF0000"/>
            <w:lang w:val="en-US"/>
          </w:rPr>
          <w:delText xml:space="preserve"> of Aug.</w:delText>
        </w:r>
        <w:r w:rsidR="0013568A" w:rsidDel="00FC320F">
          <w:rPr>
            <w:rFonts w:ascii="Arial" w:hAnsi="Arial" w:cs="Arial"/>
            <w:color w:val="FF0000"/>
            <w:lang w:val="en-US"/>
          </w:rPr>
          <w:delText xml:space="preserve"> You may choose to print the </w:delText>
        </w:r>
        <w:r w:rsidR="00933F79" w:rsidDel="00FC320F">
          <w:rPr>
            <w:rFonts w:ascii="Arial" w:hAnsi="Arial" w:cs="Arial"/>
            <w:color w:val="FF0000"/>
            <w:lang w:val="en-US"/>
          </w:rPr>
          <w:delText xml:space="preserve">final </w:delText>
        </w:r>
        <w:r w:rsidR="0013568A" w:rsidDel="00FC320F">
          <w:rPr>
            <w:rFonts w:ascii="Arial" w:hAnsi="Arial" w:cs="Arial"/>
            <w:color w:val="FF0000"/>
            <w:lang w:val="en-US"/>
          </w:rPr>
          <w:delText xml:space="preserve">word doc </w:delText>
        </w:r>
        <w:r w:rsidR="00933F79" w:rsidDel="00FC320F">
          <w:rPr>
            <w:rFonts w:ascii="Arial" w:hAnsi="Arial" w:cs="Arial"/>
            <w:color w:val="FF0000"/>
            <w:lang w:val="en-US"/>
          </w:rPr>
          <w:delText xml:space="preserve">report </w:delText>
        </w:r>
        <w:r w:rsidR="0013568A" w:rsidDel="00FC320F">
          <w:rPr>
            <w:rFonts w:ascii="Arial" w:hAnsi="Arial" w:cs="Arial"/>
            <w:color w:val="FF0000"/>
            <w:lang w:val="en-US"/>
          </w:rPr>
          <w:delText>as pdf, so it can’t be changed by anyone (</w:delText>
        </w:r>
        <w:r w:rsidR="006F4921" w:rsidDel="00FC320F">
          <w:rPr>
            <w:rFonts w:ascii="Arial" w:hAnsi="Arial" w:cs="Arial"/>
            <w:color w:val="FF0000"/>
            <w:lang w:val="en-US"/>
          </w:rPr>
          <w:delText>A</w:delText>
        </w:r>
        <w:r w:rsidR="0013568A" w:rsidDel="00FC320F">
          <w:rPr>
            <w:rFonts w:ascii="Arial" w:hAnsi="Arial" w:cs="Arial"/>
            <w:color w:val="FF0000"/>
            <w:lang w:val="en-US"/>
          </w:rPr>
          <w:delText>ssuming no one will want to do so using pdf editor).</w:delText>
        </w:r>
      </w:del>
    </w:p>
    <w:p w14:paraId="0CD82DE7" w14:textId="6E797BEE" w:rsidR="00C33944" w:rsidRPr="00CA38E7" w:rsidRDefault="00C33944" w:rsidP="00A35C8A">
      <w:pPr>
        <w:spacing w:after="0" w:line="240" w:lineRule="auto"/>
        <w:jc w:val="both"/>
        <w:rPr>
          <w:rFonts w:ascii="Arial" w:hAnsi="Arial" w:cs="Arial"/>
          <w:color w:val="FF0000"/>
          <w:lang w:val="en-US"/>
        </w:rPr>
      </w:pPr>
      <w:del w:id="1063" w:author="estela" w:date="2022-08-07T19:01:00Z">
        <w:r w:rsidDel="00FC320F">
          <w:rPr>
            <w:rFonts w:ascii="Arial" w:hAnsi="Arial" w:cs="Arial"/>
            <w:color w:val="FF0000"/>
            <w:lang w:val="en-US"/>
          </w:rPr>
          <w:delText>Great effort, team</w:delText>
        </w:r>
        <w:r w:rsidR="001752C5" w:rsidDel="00FC320F">
          <w:rPr>
            <w:rFonts w:ascii="Arial" w:hAnsi="Arial" w:cs="Arial"/>
            <w:color w:val="FF0000"/>
            <w:lang w:val="en-US"/>
          </w:rPr>
          <w:delText>!</w:delText>
        </w:r>
        <w:r w:rsidDel="00FC320F">
          <w:rPr>
            <w:rFonts w:ascii="Arial" w:hAnsi="Arial" w:cs="Arial"/>
            <w:color w:val="FF0000"/>
            <w:lang w:val="en-US"/>
          </w:rPr>
          <w:delText xml:space="preserve"> Thank you! </w:delText>
        </w:r>
      </w:del>
    </w:p>
    <w:sectPr w:rsidR="00C33944" w:rsidRPr="00CA38E7" w:rsidSect="00115772">
      <w:footerReference w:type="default" r:id="rId2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83DB1" w14:textId="77777777" w:rsidR="00D912D4" w:rsidRDefault="00D912D4" w:rsidP="009517FB">
      <w:pPr>
        <w:spacing w:after="0" w:line="240" w:lineRule="auto"/>
      </w:pPr>
      <w:r>
        <w:separator/>
      </w:r>
    </w:p>
  </w:endnote>
  <w:endnote w:type="continuationSeparator" w:id="0">
    <w:p w14:paraId="0010AF23" w14:textId="77777777" w:rsidR="00D912D4" w:rsidRDefault="00D912D4"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58BAB" w14:textId="77777777" w:rsidR="00D912D4" w:rsidRDefault="00D912D4" w:rsidP="009517FB">
      <w:pPr>
        <w:spacing w:after="0" w:line="240" w:lineRule="auto"/>
      </w:pPr>
      <w:r>
        <w:separator/>
      </w:r>
    </w:p>
  </w:footnote>
  <w:footnote w:type="continuationSeparator" w:id="0">
    <w:p w14:paraId="382989B7" w14:textId="77777777" w:rsidR="00D912D4" w:rsidRDefault="00D912D4"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72033fac16a9a97d"/>
  </w15:person>
  <w15:person w15:author="estela">
    <w15:presenceInfo w15:providerId="None" w15:userId="estela"/>
  </w15:person>
  <w15:person w15:author="Nie Feng">
    <w15:presenceInfo w15:providerId="Windows Live" w15:userId="fdc912561596f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EC1"/>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26B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4BCE"/>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7346C"/>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16A4C"/>
    <w:rsid w:val="00320021"/>
    <w:rsid w:val="0032469A"/>
    <w:rsid w:val="00334782"/>
    <w:rsid w:val="003365A5"/>
    <w:rsid w:val="00336CDE"/>
    <w:rsid w:val="00345EB8"/>
    <w:rsid w:val="0036381E"/>
    <w:rsid w:val="00385907"/>
    <w:rsid w:val="00391751"/>
    <w:rsid w:val="00393986"/>
    <w:rsid w:val="003A6993"/>
    <w:rsid w:val="003B76B4"/>
    <w:rsid w:val="003E5D98"/>
    <w:rsid w:val="003F7C52"/>
    <w:rsid w:val="0040040D"/>
    <w:rsid w:val="0043279D"/>
    <w:rsid w:val="00434859"/>
    <w:rsid w:val="00444A74"/>
    <w:rsid w:val="004469D3"/>
    <w:rsid w:val="00462154"/>
    <w:rsid w:val="00465C49"/>
    <w:rsid w:val="00473376"/>
    <w:rsid w:val="00475F65"/>
    <w:rsid w:val="0048284D"/>
    <w:rsid w:val="0048785C"/>
    <w:rsid w:val="004920E6"/>
    <w:rsid w:val="00493AF4"/>
    <w:rsid w:val="004948CF"/>
    <w:rsid w:val="00495C2C"/>
    <w:rsid w:val="004A4F43"/>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450A8"/>
    <w:rsid w:val="00553800"/>
    <w:rsid w:val="0055449C"/>
    <w:rsid w:val="005551BE"/>
    <w:rsid w:val="0055602D"/>
    <w:rsid w:val="00557466"/>
    <w:rsid w:val="00562013"/>
    <w:rsid w:val="00566B06"/>
    <w:rsid w:val="005746FE"/>
    <w:rsid w:val="00582A8A"/>
    <w:rsid w:val="00586D63"/>
    <w:rsid w:val="00591526"/>
    <w:rsid w:val="00595959"/>
    <w:rsid w:val="005968AB"/>
    <w:rsid w:val="00597833"/>
    <w:rsid w:val="005A4019"/>
    <w:rsid w:val="005C4F0A"/>
    <w:rsid w:val="005D2B7A"/>
    <w:rsid w:val="005E4F3F"/>
    <w:rsid w:val="005F05A7"/>
    <w:rsid w:val="005F10E6"/>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02A7"/>
    <w:rsid w:val="00650715"/>
    <w:rsid w:val="00653573"/>
    <w:rsid w:val="00654EDA"/>
    <w:rsid w:val="00655544"/>
    <w:rsid w:val="006556AB"/>
    <w:rsid w:val="006616C1"/>
    <w:rsid w:val="006647A9"/>
    <w:rsid w:val="00664F02"/>
    <w:rsid w:val="0066599F"/>
    <w:rsid w:val="006705B8"/>
    <w:rsid w:val="00683524"/>
    <w:rsid w:val="00687612"/>
    <w:rsid w:val="00691B38"/>
    <w:rsid w:val="00697FE9"/>
    <w:rsid w:val="006A0F3D"/>
    <w:rsid w:val="006C3E87"/>
    <w:rsid w:val="006E4DE7"/>
    <w:rsid w:val="006E5CEF"/>
    <w:rsid w:val="006F3D1E"/>
    <w:rsid w:val="006F4921"/>
    <w:rsid w:val="006F73C7"/>
    <w:rsid w:val="007013D1"/>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5223"/>
    <w:rsid w:val="007D0412"/>
    <w:rsid w:val="007D5959"/>
    <w:rsid w:val="007E5674"/>
    <w:rsid w:val="007E6418"/>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B748E"/>
    <w:rsid w:val="008C089C"/>
    <w:rsid w:val="008C2E70"/>
    <w:rsid w:val="008C3A04"/>
    <w:rsid w:val="008C6029"/>
    <w:rsid w:val="008C6D69"/>
    <w:rsid w:val="008D4E77"/>
    <w:rsid w:val="008D6EC7"/>
    <w:rsid w:val="008E1488"/>
    <w:rsid w:val="008F3908"/>
    <w:rsid w:val="008F4116"/>
    <w:rsid w:val="008F7A0C"/>
    <w:rsid w:val="00904C37"/>
    <w:rsid w:val="0090613B"/>
    <w:rsid w:val="00911541"/>
    <w:rsid w:val="009118B8"/>
    <w:rsid w:val="00912176"/>
    <w:rsid w:val="0091345F"/>
    <w:rsid w:val="00922B4D"/>
    <w:rsid w:val="00923EE2"/>
    <w:rsid w:val="009337C1"/>
    <w:rsid w:val="00933F79"/>
    <w:rsid w:val="009377E0"/>
    <w:rsid w:val="00940847"/>
    <w:rsid w:val="00940A25"/>
    <w:rsid w:val="00940F68"/>
    <w:rsid w:val="00944090"/>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7A4"/>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1485"/>
    <w:rsid w:val="00A92ABB"/>
    <w:rsid w:val="00AA00D8"/>
    <w:rsid w:val="00AA2465"/>
    <w:rsid w:val="00AA6DDB"/>
    <w:rsid w:val="00AA7643"/>
    <w:rsid w:val="00AA7686"/>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612D"/>
    <w:rsid w:val="00B26FB7"/>
    <w:rsid w:val="00B334C1"/>
    <w:rsid w:val="00B36EF0"/>
    <w:rsid w:val="00B50250"/>
    <w:rsid w:val="00B50D96"/>
    <w:rsid w:val="00B5530C"/>
    <w:rsid w:val="00B56AC8"/>
    <w:rsid w:val="00B60711"/>
    <w:rsid w:val="00B62EF3"/>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992"/>
    <w:rsid w:val="00BD7BC9"/>
    <w:rsid w:val="00C00895"/>
    <w:rsid w:val="00C111E0"/>
    <w:rsid w:val="00C124FB"/>
    <w:rsid w:val="00C2065C"/>
    <w:rsid w:val="00C2348C"/>
    <w:rsid w:val="00C312AB"/>
    <w:rsid w:val="00C33944"/>
    <w:rsid w:val="00C35176"/>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0E71"/>
    <w:rsid w:val="00D468AC"/>
    <w:rsid w:val="00D46EAA"/>
    <w:rsid w:val="00D5068A"/>
    <w:rsid w:val="00D529B3"/>
    <w:rsid w:val="00D56DDB"/>
    <w:rsid w:val="00D64774"/>
    <w:rsid w:val="00D65E6C"/>
    <w:rsid w:val="00D7609C"/>
    <w:rsid w:val="00D768D2"/>
    <w:rsid w:val="00D86692"/>
    <w:rsid w:val="00D912D4"/>
    <w:rsid w:val="00D94B05"/>
    <w:rsid w:val="00D95056"/>
    <w:rsid w:val="00DA5332"/>
    <w:rsid w:val="00DA6FDC"/>
    <w:rsid w:val="00DB1D2C"/>
    <w:rsid w:val="00DC3C8F"/>
    <w:rsid w:val="00DD1AAA"/>
    <w:rsid w:val="00DE6F89"/>
    <w:rsid w:val="00DF4BCB"/>
    <w:rsid w:val="00E07C60"/>
    <w:rsid w:val="00E14C4C"/>
    <w:rsid w:val="00E15D98"/>
    <w:rsid w:val="00E20495"/>
    <w:rsid w:val="00E21D62"/>
    <w:rsid w:val="00E24269"/>
    <w:rsid w:val="00E304CD"/>
    <w:rsid w:val="00E33764"/>
    <w:rsid w:val="00E404CA"/>
    <w:rsid w:val="00E43269"/>
    <w:rsid w:val="00E47D2D"/>
    <w:rsid w:val="00E47F12"/>
    <w:rsid w:val="00E54499"/>
    <w:rsid w:val="00E603BC"/>
    <w:rsid w:val="00E66075"/>
    <w:rsid w:val="00E71CE1"/>
    <w:rsid w:val="00E76CE2"/>
    <w:rsid w:val="00E77E4A"/>
    <w:rsid w:val="00E82E89"/>
    <w:rsid w:val="00E83E64"/>
    <w:rsid w:val="00E91E3B"/>
    <w:rsid w:val="00E97042"/>
    <w:rsid w:val="00EA1A1B"/>
    <w:rsid w:val="00EA3DC6"/>
    <w:rsid w:val="00EA43BF"/>
    <w:rsid w:val="00EA48B8"/>
    <w:rsid w:val="00EA6138"/>
    <w:rsid w:val="00EB0391"/>
    <w:rsid w:val="00EB0F7B"/>
    <w:rsid w:val="00EB4D81"/>
    <w:rsid w:val="00EB5870"/>
    <w:rsid w:val="00EC298F"/>
    <w:rsid w:val="00EC2CF2"/>
    <w:rsid w:val="00EC4FA9"/>
    <w:rsid w:val="00ED1971"/>
    <w:rsid w:val="00ED4143"/>
    <w:rsid w:val="00ED7340"/>
    <w:rsid w:val="00EE32B7"/>
    <w:rsid w:val="00EE33AA"/>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5.png"/><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8</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374</cp:revision>
  <dcterms:created xsi:type="dcterms:W3CDTF">2022-08-05T11:08:00Z</dcterms:created>
  <dcterms:modified xsi:type="dcterms:W3CDTF">2022-08-07T10:29:00Z</dcterms:modified>
</cp:coreProperties>
</file>